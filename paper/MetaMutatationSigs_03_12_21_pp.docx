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D30079">
      <w:pPr>
        <w:pStyle w:val="NormalWeb"/>
        <w:spacing w:after="0" w:line="360" w:lineRule="auto"/>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496FDC21" w:rsidR="00BE2EC9" w:rsidRPr="00212092" w:rsidRDefault="00A653D1" w:rsidP="00D30079">
      <w:pPr>
        <w:pStyle w:val="NormalWeb"/>
        <w:spacing w:after="0" w:line="360" w:lineRule="auto"/>
        <w:jc w:val="both"/>
        <w:rPr>
          <w:b/>
          <w:bCs/>
          <w:color w:val="0E101A"/>
          <w:vertAlign w:val="superscript"/>
        </w:rPr>
      </w:pPr>
      <w:commentRangeStart w:id="0"/>
      <w:r w:rsidRPr="00212092">
        <w:rPr>
          <w:b/>
          <w:bCs/>
          <w:color w:val="0E101A"/>
        </w:rPr>
        <w:t xml:space="preserve">Pandey Palash </w:t>
      </w:r>
      <w:r w:rsidRPr="00212092">
        <w:rPr>
          <w:b/>
          <w:bCs/>
          <w:color w:val="0E101A"/>
          <w:vertAlign w:val="superscript"/>
        </w:rPr>
        <w:t>1*</w:t>
      </w:r>
      <w:proofErr w:type="gramStart"/>
      <w:r w:rsidR="00C2439A" w:rsidRPr="00212092">
        <w:rPr>
          <w:b/>
          <w:bCs/>
          <w:color w:val="0E101A"/>
        </w:rPr>
        <w:t>S</w:t>
      </w:r>
      <w:r w:rsidRPr="00212092">
        <w:rPr>
          <w:b/>
          <w:bCs/>
          <w:color w:val="0E101A"/>
        </w:rPr>
        <w:t>anjeevani  Arora</w:t>
      </w:r>
      <w:proofErr w:type="gramEnd"/>
      <w:r w:rsidR="005107FD" w:rsidRPr="00212092">
        <w:rPr>
          <w:b/>
          <w:bCs/>
          <w:color w:val="0E101A"/>
          <w:vertAlign w:val="superscript"/>
        </w:rPr>
        <w:t xml:space="preserve">1, </w:t>
      </w:r>
      <w:r w:rsidR="00C2439A" w:rsidRPr="00212092">
        <w:rPr>
          <w:b/>
          <w:bCs/>
          <w:color w:val="0E101A"/>
        </w:rPr>
        <w:t>.</w:t>
      </w:r>
      <w:r w:rsidR="00BE2EC9" w:rsidRPr="00212092">
        <w:rPr>
          <w:b/>
          <w:bCs/>
          <w:color w:val="0E101A"/>
        </w:rPr>
        <w:t xml:space="preserve">, Gail </w:t>
      </w:r>
      <w:r w:rsidRPr="00212092">
        <w:rPr>
          <w:b/>
          <w:bCs/>
          <w:color w:val="0E101A"/>
        </w:rPr>
        <w:t>Rosen</w:t>
      </w:r>
      <w:r w:rsidRPr="00212092">
        <w:rPr>
          <w:b/>
          <w:bCs/>
          <w:color w:val="0E101A"/>
          <w:vertAlign w:val="superscript"/>
        </w:rPr>
        <w:t>1</w:t>
      </w:r>
      <w:r w:rsidR="00BE2EC9" w:rsidRPr="00212092">
        <w:rPr>
          <w:b/>
          <w:bCs/>
          <w:color w:val="0E101A"/>
        </w:rPr>
        <w:t>.</w:t>
      </w:r>
      <w:r w:rsidR="00BE2EC9" w:rsidRPr="00212092">
        <w:rPr>
          <w:b/>
          <w:bCs/>
          <w:color w:val="0E101A"/>
          <w:vertAlign w:val="superscript"/>
        </w:rPr>
        <w:t>1</w:t>
      </w:r>
      <w:r w:rsidR="00BE2EC9" w:rsidRPr="00212092">
        <w:rPr>
          <w:b/>
          <w:bCs/>
          <w:color w:val="0E101A"/>
        </w:rPr>
        <w:t xml:space="preserve"> </w:t>
      </w:r>
      <w:commentRangeEnd w:id="0"/>
      <w:r w:rsidR="0060776F" w:rsidRPr="00212092">
        <w:rPr>
          <w:rStyle w:val="CommentReference"/>
          <w:rFonts w:asciiTheme="minorHAnsi" w:eastAsiaTheme="minorHAnsi" w:hAnsiTheme="minorHAnsi" w:cstheme="minorBidi"/>
          <w:sz w:val="24"/>
          <w:szCs w:val="24"/>
        </w:rPr>
        <w:commentReference w:id="0"/>
      </w:r>
    </w:p>
    <w:p w14:paraId="2B3D5413" w14:textId="48DFDD51" w:rsidR="00D230ED" w:rsidRPr="00212092" w:rsidRDefault="005107FD" w:rsidP="00D30079">
      <w:pPr>
        <w:pStyle w:val="NormalWeb"/>
        <w:spacing w:after="0" w:line="360" w:lineRule="auto"/>
        <w:jc w:val="both"/>
        <w:rPr>
          <w:b/>
          <w:bCs/>
          <w:color w:val="0E101A"/>
          <w:vertAlign w:val="superscript"/>
        </w:rPr>
      </w:pPr>
      <w:r w:rsidRPr="00212092">
        <w:rPr>
          <w:b/>
          <w:bCs/>
          <w:color w:val="0E101A"/>
          <w:highlight w:val="yellow"/>
          <w:vertAlign w:val="superscript"/>
        </w:rPr>
        <w:t xml:space="preserve">Any other affiliations to add below?? </w:t>
      </w:r>
      <w:proofErr w:type="spellStart"/>
      <w:r w:rsidR="00212092">
        <w:rPr>
          <w:b/>
          <w:bCs/>
          <w:color w:val="0E101A"/>
          <w:highlight w:val="yellow"/>
          <w:vertAlign w:val="superscript"/>
        </w:rPr>
        <w:t>Sanjee</w:t>
      </w:r>
      <w:proofErr w:type="spellEnd"/>
      <w:r w:rsidRPr="00212092">
        <w:rPr>
          <w:b/>
          <w:bCs/>
          <w:color w:val="0E101A"/>
          <w:highlight w:val="yellow"/>
          <w:vertAlign w:val="superscript"/>
        </w:rPr>
        <w:t xml:space="preserve"> is 1 and 3. Palash will be 1, 2 and ???, Gail is 2.</w:t>
      </w:r>
      <w:r w:rsidRPr="00212092">
        <w:rPr>
          <w:b/>
          <w:bCs/>
          <w:color w:val="0E101A"/>
          <w:vertAlign w:val="superscript"/>
        </w:rPr>
        <w:t xml:space="preserve"> </w:t>
      </w:r>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7BFF8661"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D230ED" w:rsidRPr="00212092">
        <w:rPr>
          <w:rFonts w:ascii="Times New Roman" w:hAnsi="Times New Roman" w:cs="Times New Roman"/>
          <w:sz w:val="24"/>
          <w:szCs w:val="24"/>
        </w:rPr>
        <w:t>Department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20FF887F" w14:textId="77777777" w:rsidR="00D230ED" w:rsidRPr="00212092" w:rsidRDefault="00D230ED" w:rsidP="00212092">
      <w:pPr>
        <w:spacing w:after="0" w:line="240" w:lineRule="auto"/>
        <w:rPr>
          <w:rFonts w:ascii="Times New Roman" w:hAnsi="Times New Roman" w:cs="Times New Roman"/>
          <w:b/>
          <w:sz w:val="24"/>
          <w:szCs w:val="24"/>
          <w:lang w:bidi="en-US"/>
        </w:rPr>
      </w:pPr>
      <w:r w:rsidRPr="00212092">
        <w:rPr>
          <w:rFonts w:ascii="Times New Roman" w:hAnsi="Times New Roman" w:cs="Times New Roman"/>
          <w:b/>
          <w:sz w:val="24"/>
          <w:szCs w:val="24"/>
          <w:vertAlign w:val="superscript"/>
          <w:lang w:bidi="en-US"/>
        </w:rPr>
        <w:t>╪</w:t>
      </w:r>
      <w:r w:rsidRPr="00212092">
        <w:rPr>
          <w:rFonts w:ascii="Times New Roman" w:hAnsi="Times New Roman" w:cs="Times New Roman"/>
          <w:bCs/>
          <w:sz w:val="24"/>
          <w:szCs w:val="24"/>
          <w:lang w:bidi="en-US"/>
        </w:rPr>
        <w:t>Authors contributed equally</w:t>
      </w: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 xml:space="preserve">Gail </w:t>
      </w:r>
      <w:proofErr w:type="spellStart"/>
      <w:r w:rsidRPr="00212092">
        <w:rPr>
          <w:rFonts w:ascii="Times New Roman" w:hAnsi="Times New Roman" w:cs="Times New Roman"/>
          <w:sz w:val="24"/>
          <w:szCs w:val="24"/>
          <w:lang w:val="fr-FR"/>
        </w:rPr>
        <w:t>Rosen</w:t>
      </w:r>
      <w:proofErr w:type="spellEnd"/>
      <w:r w:rsidRPr="00212092">
        <w:rPr>
          <w:rFonts w:ascii="Times New Roman" w:hAnsi="Times New Roman" w:cs="Times New Roman"/>
          <w:sz w:val="24"/>
          <w:szCs w:val="24"/>
          <w:lang w:val="fr-FR"/>
        </w:rPr>
        <w:t>, PhD</w:t>
      </w:r>
    </w:p>
    <w:p w14:paraId="1D6036E8" w14:textId="6C6EBDCE"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highlight w:val="yellow"/>
          <w:lang w:val="fr-FR"/>
        </w:rPr>
        <w:t>ADD INFO</w:t>
      </w:r>
    </w:p>
    <w:p w14:paraId="6F74698A" w14:textId="09EEE715" w:rsidR="005107FD" w:rsidRDefault="005107FD" w:rsidP="005107FD">
      <w:pPr>
        <w:spacing w:after="120"/>
        <w:contextualSpacing/>
        <w:rPr>
          <w:rFonts w:ascii="Times New Roman" w:hAnsi="Times New Roman" w:cs="Times New Roman"/>
          <w:sz w:val="24"/>
          <w:szCs w:val="24"/>
          <w:lang w:val="fr-FR"/>
        </w:rPr>
      </w:pPr>
    </w:p>
    <w:p w14:paraId="2D23C3CE" w14:textId="501B91FF" w:rsidR="00212092" w:rsidRDefault="00212092" w:rsidP="005107FD">
      <w:pPr>
        <w:spacing w:after="120"/>
        <w:contextualSpacing/>
        <w:rPr>
          <w:rFonts w:ascii="Times New Roman" w:hAnsi="Times New Roman" w:cs="Times New Roman"/>
          <w:sz w:val="24"/>
          <w:szCs w:val="24"/>
          <w:lang w:val="fr-FR"/>
        </w:rPr>
      </w:pPr>
    </w:p>
    <w:p w14:paraId="4CBCCD83" w14:textId="77777777" w:rsidR="00212092" w:rsidRPr="00212092" w:rsidRDefault="00212092" w:rsidP="005107FD">
      <w:pPr>
        <w:spacing w:after="120"/>
        <w:contextualSpacing/>
        <w:rPr>
          <w:rFonts w:ascii="Times New Roman" w:hAnsi="Times New Roman" w:cs="Times New Roman"/>
          <w:sz w:val="24"/>
          <w:szCs w:val="24"/>
          <w:lang w:val="fr-FR"/>
        </w:rPr>
      </w:pPr>
    </w:p>
    <w:p w14:paraId="4046654D" w14:textId="4B3975DB" w:rsidR="005107FD" w:rsidRDefault="005107FD" w:rsidP="005107FD">
      <w:pPr>
        <w:spacing w:after="120"/>
        <w:contextualSpacing/>
        <w:rPr>
          <w:rFonts w:ascii="Times New Roman" w:hAnsi="Times New Roman" w:cs="Times New Roman"/>
          <w:sz w:val="24"/>
          <w:szCs w:val="24"/>
          <w:lang w:val="fr-FR"/>
        </w:rPr>
      </w:pP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Sanjeevani Arora,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 xml:space="preserve">333 </w:t>
      </w:r>
      <w:proofErr w:type="spellStart"/>
      <w:r w:rsidRPr="00212092">
        <w:rPr>
          <w:rFonts w:ascii="Times New Roman" w:hAnsi="Times New Roman" w:cs="Times New Roman"/>
          <w:sz w:val="24"/>
          <w:szCs w:val="24"/>
        </w:rPr>
        <w:t>Cottman</w:t>
      </w:r>
      <w:proofErr w:type="spellEnd"/>
      <w:r w:rsidRPr="00212092">
        <w:rPr>
          <w:rFonts w:ascii="Times New Roman" w:hAnsi="Times New Roman" w:cs="Times New Roman"/>
          <w:sz w:val="24"/>
          <w:szCs w:val="24"/>
        </w:rPr>
        <w:t xml:space="preserve">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042D4733" w14:textId="77777777" w:rsidR="005107FD" w:rsidRPr="00212092" w:rsidRDefault="005107FD" w:rsidP="003813F8">
      <w:pPr>
        <w:spacing w:after="0" w:line="240" w:lineRule="auto"/>
        <w:rPr>
          <w:rFonts w:ascii="Times New Roman" w:hAnsi="Times New Roman" w:cs="Times New Roman"/>
          <w:sz w:val="24"/>
          <w:szCs w:val="24"/>
          <w:lang w:val="fr-FR"/>
        </w:rPr>
      </w:pPr>
      <w:proofErr w:type="gramStart"/>
      <w:r w:rsidRPr="00212092">
        <w:rPr>
          <w:rFonts w:ascii="Times New Roman" w:hAnsi="Times New Roman" w:cs="Times New Roman"/>
          <w:sz w:val="24"/>
          <w:szCs w:val="24"/>
          <w:lang w:val="fr-FR"/>
        </w:rPr>
        <w:t>Fax:</w:t>
      </w:r>
      <w:proofErr w:type="gramEnd"/>
      <w:r w:rsidRPr="00212092">
        <w:rPr>
          <w:rFonts w:ascii="Times New Roman" w:hAnsi="Times New Roman" w:cs="Times New Roman"/>
          <w:sz w:val="24"/>
          <w:szCs w:val="24"/>
          <w:lang w:val="fr-FR"/>
        </w:rPr>
        <w:t xml:space="preserve"> 215-728-4333</w:t>
      </w:r>
    </w:p>
    <w:p w14:paraId="58112360" w14:textId="73E5446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hyperlink r:id="rId13" w:history="1">
        <w:r w:rsidRPr="00212092">
          <w:rPr>
            <w:rStyle w:val="Hyperlink"/>
            <w:rFonts w:ascii="Times New Roman" w:hAnsi="Times New Roman" w:cs="Times New Roman"/>
            <w:sz w:val="24"/>
            <w:szCs w:val="24"/>
            <w:lang w:val="fr-FR"/>
          </w:rPr>
          <w:t>Sanjeevani.Arora@fccc.edu</w:t>
        </w:r>
      </w:hyperlink>
    </w:p>
    <w:p w14:paraId="07FF7776" w14:textId="6E968F54" w:rsidR="009D6AE5" w:rsidRDefault="009D6AE5" w:rsidP="00D30079">
      <w:pPr>
        <w:pStyle w:val="NormalWeb"/>
        <w:spacing w:after="0" w:line="360" w:lineRule="auto"/>
        <w:jc w:val="both"/>
        <w:rPr>
          <w:b/>
          <w:bCs/>
          <w:color w:val="0E101A"/>
          <w:sz w:val="32"/>
          <w:szCs w:val="32"/>
        </w:rPr>
      </w:pPr>
    </w:p>
    <w:p w14:paraId="210582D4" w14:textId="6B78B57C" w:rsidR="009D6AE5" w:rsidRDefault="009D6AE5" w:rsidP="00D30079">
      <w:pPr>
        <w:pStyle w:val="NormalWeb"/>
        <w:spacing w:after="0" w:line="360" w:lineRule="auto"/>
        <w:jc w:val="both"/>
        <w:rPr>
          <w:b/>
          <w:bCs/>
          <w:color w:val="0E101A"/>
          <w:sz w:val="32"/>
          <w:szCs w:val="32"/>
        </w:rPr>
      </w:pPr>
    </w:p>
    <w:p w14:paraId="4007312A" w14:textId="6EF5E774" w:rsidR="0060776F" w:rsidRDefault="0060776F" w:rsidP="00D30079">
      <w:pPr>
        <w:pStyle w:val="NormalWeb"/>
        <w:spacing w:before="0" w:beforeAutospacing="0" w:after="0" w:afterAutospacing="0" w:line="360" w:lineRule="auto"/>
        <w:jc w:val="both"/>
        <w:rPr>
          <w:rStyle w:val="Strong"/>
          <w:color w:val="0E101A"/>
        </w:rPr>
      </w:pPr>
    </w:p>
    <w:p w14:paraId="6D57342B" w14:textId="77777777" w:rsidR="00CD007F" w:rsidRDefault="00CD007F"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18AD8B11"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del w:id="1" w:author="Pandey,Palash" w:date="2021-03-16T02:25:00Z">
        <w:r w:rsidRPr="00BC399B" w:rsidDel="00001188">
          <w:rPr>
            <w:color w:val="0E101A"/>
          </w:rPr>
          <w:delText xml:space="preserve"> </w:delText>
        </w:r>
        <w:commentRangeStart w:id="2"/>
        <w:r w:rsidR="005E39FA" w:rsidRPr="00D30079" w:rsidDel="00001188">
          <w:rPr>
            <w:strike/>
            <w:color w:val="0E101A"/>
          </w:rPr>
          <w:delText>Mutations that result in cancers are caused by several mutational processes</w:delText>
        </w:r>
        <w:commentRangeEnd w:id="2"/>
        <w:r w:rsidR="00C75A10" w:rsidRPr="00D30079" w:rsidDel="00001188">
          <w:rPr>
            <w:rStyle w:val="CommentReference"/>
            <w:rFonts w:eastAsiaTheme="minorHAnsi"/>
            <w:strike/>
            <w:sz w:val="24"/>
            <w:szCs w:val="24"/>
          </w:rPr>
          <w:commentReference w:id="2"/>
        </w:r>
        <w:r w:rsidR="005E39FA" w:rsidRPr="00D30079" w:rsidDel="00001188">
          <w:rPr>
            <w:strike/>
            <w:color w:val="0E101A"/>
          </w:rPr>
          <w:delText xml:space="preserve">; mutational signature analysis can identify </w:delText>
        </w:r>
        <w:r w:rsidR="001C5E3C" w:rsidRPr="00D30079" w:rsidDel="00001188">
          <w:rPr>
            <w:strike/>
            <w:color w:val="0E101A"/>
          </w:rPr>
          <w:delText xml:space="preserve">the </w:delText>
        </w:r>
        <w:r w:rsidR="00C75A10" w:rsidRPr="00D30079" w:rsidDel="00001188">
          <w:rPr>
            <w:strike/>
            <w:color w:val="0E101A"/>
          </w:rPr>
          <w:delText xml:space="preserve">contribution </w:delText>
        </w:r>
        <w:r w:rsidR="001C5E3C" w:rsidRPr="00D30079" w:rsidDel="00001188">
          <w:rPr>
            <w:strike/>
            <w:color w:val="0E101A"/>
          </w:rPr>
          <w:delText xml:space="preserve">of </w:delText>
        </w:r>
        <w:r w:rsidR="00C75A10" w:rsidRPr="00D30079" w:rsidDel="00001188">
          <w:rPr>
            <w:strike/>
            <w:color w:val="0E101A"/>
          </w:rPr>
          <w:delText>these processes to observed mutation</w:delText>
        </w:r>
        <w:r w:rsidR="003702AC" w:rsidRPr="00D30079" w:rsidDel="00001188">
          <w:rPr>
            <w:strike/>
            <w:color w:val="0E101A"/>
          </w:rPr>
          <w:delText>al patterns</w:delText>
        </w:r>
      </w:del>
      <w:del w:id="3" w:author="Pandey,Palash" w:date="2021-03-16T02:26:00Z">
        <w:r w:rsidR="005E39FA" w:rsidRPr="00D30079" w:rsidDel="00001188">
          <w:rPr>
            <w:strike/>
            <w:color w:val="0E101A"/>
          </w:rPr>
          <w:delText>.</w:delText>
        </w:r>
        <w:r w:rsidR="001C5E3C" w:rsidRPr="00BC399B" w:rsidDel="00001188">
          <w:rPr>
            <w:color w:val="0E101A"/>
          </w:rPr>
          <w:delText xml:space="preserve"> </w:delText>
        </w:r>
      </w:del>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4"/>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4"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4"/>
      <w:r w:rsidR="007A73EC">
        <w:rPr>
          <w:rStyle w:val="CommentReference"/>
          <w:rFonts w:asciiTheme="minorHAnsi" w:eastAsiaTheme="minorHAnsi" w:hAnsiTheme="minorHAnsi" w:cstheme="minorBidi"/>
        </w:rPr>
        <w:commentReference w:id="4"/>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5"/>
      <w:r w:rsidRPr="006F20C2">
        <w:rPr>
          <w:b/>
          <w:bCs/>
          <w:color w:val="0E101A"/>
        </w:rPr>
        <w:t xml:space="preserve">Contact: </w:t>
      </w:r>
    </w:p>
    <w:p w14:paraId="05A25888" w14:textId="6223F038" w:rsidR="008C2376" w:rsidRDefault="008C2376" w:rsidP="00D30079">
      <w:pPr>
        <w:pStyle w:val="NormalWeb"/>
        <w:spacing w:before="0" w:beforeAutospacing="0" w:after="0" w:afterAutospacing="0" w:line="360" w:lineRule="auto"/>
        <w:jc w:val="both"/>
        <w:rPr>
          <w:color w:val="0E101A"/>
        </w:rPr>
      </w:pPr>
      <w:commentRangeStart w:id="6"/>
      <w:r>
        <w:rPr>
          <w:color w:val="0E101A"/>
        </w:rPr>
        <w:t xml:space="preserve">Palash Pandey (pp535@drexel.edu). </w:t>
      </w:r>
      <w:commentRangeEnd w:id="6"/>
      <w:r w:rsidR="005C4D99">
        <w:rPr>
          <w:rStyle w:val="CommentReference"/>
          <w:rFonts w:asciiTheme="minorHAnsi" w:eastAsiaTheme="minorHAnsi" w:hAnsiTheme="minorHAnsi" w:cstheme="minorBidi"/>
        </w:rPr>
        <w:commentReference w:id="6"/>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 xml:space="preserve">More information about the package including test data and results </w:t>
      </w:r>
      <w:proofErr w:type="gramStart"/>
      <w:r>
        <w:t>are</w:t>
      </w:r>
      <w:proofErr w:type="gramEnd"/>
      <w:r>
        <w:t xml:space="preserve"> availab</w:t>
      </w:r>
      <w:r w:rsidR="006F20C2">
        <w:t>l</w:t>
      </w:r>
      <w:r>
        <w:t xml:space="preserve">e at </w:t>
      </w:r>
      <w:hyperlink r:id="rId15" w:history="1">
        <w:r w:rsidRPr="00AB4109">
          <w:rPr>
            <w:rStyle w:val="Hyperlink"/>
          </w:rPr>
          <w:t>https://github.com/PalashPandey/MetaMutationalSigs</w:t>
        </w:r>
      </w:hyperlink>
      <w:r w:rsidRPr="00BC399B">
        <w:t> </w:t>
      </w:r>
      <w:commentRangeEnd w:id="5"/>
      <w:r w:rsidR="00B769B5">
        <w:rPr>
          <w:rStyle w:val="CommentReference"/>
          <w:rFonts w:asciiTheme="minorHAnsi" w:eastAsiaTheme="minorHAnsi" w:hAnsiTheme="minorHAnsi" w:cstheme="minorBidi"/>
        </w:rPr>
        <w:commentReference w:id="5"/>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1E42F9F8" w:rsidR="006A78D2" w:rsidRPr="00BC399B" w:rsidRDefault="006A78D2" w:rsidP="00856BAD">
      <w:pPr>
        <w:pStyle w:val="NormalWeb"/>
        <w:spacing w:before="0" w:beforeAutospacing="0" w:after="0" w:afterAutospacing="0" w:line="360" w:lineRule="auto"/>
        <w:ind w:firstLine="720"/>
        <w:jc w:val="both"/>
        <w:rPr>
          <w:color w:val="0E101A"/>
        </w:rPr>
      </w:pPr>
      <w:del w:id="7" w:author="Pandey,Palash" w:date="2021-03-16T02:31:00Z">
        <w:r w:rsidRPr="00D30079" w:rsidDel="00001188">
          <w:rPr>
            <w:strike/>
            <w:color w:val="0E101A"/>
          </w:rPr>
          <w:delText>Cancer</w:delText>
        </w:r>
        <w:r w:rsidR="003702AC" w:rsidRPr="00D30079" w:rsidDel="00001188">
          <w:rPr>
            <w:strike/>
            <w:color w:val="0E101A"/>
          </w:rPr>
          <w:delText>ous</w:delText>
        </w:r>
        <w:r w:rsidR="003702AC" w:rsidRPr="00BC399B" w:rsidDel="00001188">
          <w:rPr>
            <w:color w:val="0E101A"/>
          </w:rPr>
          <w:delText xml:space="preserve"> </w:delText>
        </w:r>
      </w:del>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w:t>
      </w:r>
      <w:commentRangeStart w:id="8"/>
      <w:r w:rsidR="0016242E" w:rsidRPr="00BC399B">
        <w:rPr>
          <w:color w:val="0E101A"/>
        </w:rPr>
        <w:t>tissue</w:t>
      </w:r>
      <w:commentRangeEnd w:id="8"/>
      <w:r w:rsidR="0016242E" w:rsidRPr="00D30079">
        <w:rPr>
          <w:rStyle w:val="CommentReference"/>
          <w:rFonts w:eastAsiaTheme="minorHAnsi"/>
          <w:sz w:val="24"/>
          <w:szCs w:val="24"/>
        </w:rPr>
        <w:commentReference w:id="8"/>
      </w:r>
      <w:r w:rsidR="00396676">
        <w:rPr>
          <w:color w:val="0E101A"/>
        </w:rPr>
        <w:t xml:space="preserve"> </w:t>
      </w:r>
      <w:r w:rsidR="000851BF">
        <w:rPr>
          <w:color w:val="0E101A"/>
        </w:rPr>
        <w:t>(</w:t>
      </w:r>
      <w:r w:rsidR="00C11D86">
        <w:rPr>
          <w:color w:val="0E101A"/>
        </w:rPr>
        <w:t xml:space="preserve">Robinson et al 2020; </w:t>
      </w:r>
      <w:proofErr w:type="spellStart"/>
      <w:r w:rsidR="00C11D86" w:rsidRPr="00C11D86">
        <w:rPr>
          <w:color w:val="0E101A"/>
        </w:rPr>
        <w:t>Alexandrov</w:t>
      </w:r>
      <w:proofErr w:type="spellEnd"/>
      <w:r w:rsidR="00C11D86" w:rsidRPr="00C11D86">
        <w:rPr>
          <w:color w:val="0E101A"/>
        </w:rPr>
        <w:t xml:space="preserve">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proofErr w:type="gramStart"/>
      <w:r w:rsidR="00C11D86">
        <w:rPr>
          <w:color w:val="0E101A"/>
        </w:rPr>
        <w:t>2020;</w:t>
      </w:r>
      <w:r w:rsidR="008C2376">
        <w:rPr>
          <w:color w:val="0E101A"/>
        </w:rPr>
        <w:t xml:space="preserve"> </w:t>
      </w:r>
      <w:r w:rsidR="00C11D86">
        <w:rPr>
          <w:color w:val="0E101A"/>
        </w:rPr>
        <w:t xml:space="preserve"> Moore</w:t>
      </w:r>
      <w:proofErr w:type="gramEnd"/>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del w:id="12" w:author="Pandey,Palash" w:date="2021-03-16T02:31:00Z">
        <w:r w:rsidR="003702AC" w:rsidRPr="00D30079" w:rsidDel="00001188">
          <w:rPr>
            <w:strike/>
            <w:color w:val="0E101A"/>
          </w:rPr>
          <w:delText>hypothesized to be</w:delText>
        </w:r>
        <w:r w:rsidR="003702AC" w:rsidRPr="00BC399B" w:rsidDel="00001188">
          <w:rPr>
            <w:color w:val="0E101A"/>
          </w:rPr>
          <w:delText xml:space="preserve"> </w:delText>
        </w:r>
      </w:del>
      <w:r w:rsidRPr="00BC399B">
        <w:rPr>
          <w:color w:val="0E101A"/>
        </w:rPr>
        <w:t xml:space="preserve">caused by multiple mutational processes operative in cancer leaving behind specific footprints in the DNA that can by captured by </w:t>
      </w:r>
      <w:r w:rsidRPr="00D30079">
        <w:rPr>
          <w:strike/>
          <w:color w:val="0E101A"/>
        </w:rPr>
        <w:t>tumor</w:t>
      </w:r>
      <w:r w:rsidRPr="00BC399B">
        <w:rPr>
          <w:color w:val="0E101A"/>
        </w:rPr>
        <w:t xml:space="preserve"> mutation</w:t>
      </w:r>
      <w:r w:rsidR="00B00F84" w:rsidRPr="00BC399B">
        <w:rPr>
          <w:color w:val="0E101A"/>
        </w:rPr>
        <w:t>al</w:t>
      </w:r>
      <w:r w:rsidRPr="00BC399B">
        <w:rPr>
          <w:color w:val="0E101A"/>
        </w:rPr>
        <w:t xml:space="preserve"> signature </w:t>
      </w:r>
      <w:commentRangeStart w:id="13"/>
      <w:r w:rsidRPr="00BC399B">
        <w:rPr>
          <w:color w:val="0E101A"/>
        </w:rPr>
        <w:t>analysis</w:t>
      </w:r>
      <w:commentRangeEnd w:id="13"/>
      <w:r w:rsidR="00B00F84" w:rsidRPr="00D30079">
        <w:rPr>
          <w:rStyle w:val="CommentReference"/>
          <w:rFonts w:eastAsiaTheme="minorHAnsi"/>
          <w:sz w:val="24"/>
          <w:szCs w:val="24"/>
        </w:rPr>
        <w:commentReference w:id="13"/>
      </w:r>
      <w:r w:rsidR="00F46476">
        <w:rPr>
          <w:color w:val="0E101A"/>
        </w:rPr>
        <w:t>(</w:t>
      </w:r>
      <w:proofErr w:type="spellStart"/>
      <w:r w:rsidR="00F46476">
        <w:rPr>
          <w:color w:val="0E101A"/>
        </w:rPr>
        <w:t>Alexandrov</w:t>
      </w:r>
      <w:proofErr w:type="spellEnd"/>
      <w:r w:rsidR="00F46476">
        <w:rPr>
          <w:color w:val="0E101A"/>
        </w:rPr>
        <w:t xml:space="preserve"> et al.,2013; </w:t>
      </w:r>
      <w:proofErr w:type="spellStart"/>
      <w:r w:rsidR="00F85152">
        <w:rPr>
          <w:color w:val="0E101A"/>
        </w:rPr>
        <w:t>Alexandrov</w:t>
      </w:r>
      <w:proofErr w:type="spellEnd"/>
      <w:r w:rsidR="00F85152">
        <w:rPr>
          <w:color w:val="0E101A"/>
        </w:rPr>
        <w:t xml:space="preserve"> et al, </w:t>
      </w:r>
      <w:r w:rsidR="00396676">
        <w:rPr>
          <w:color w:val="0E101A"/>
        </w:rPr>
        <w:t>20</w:t>
      </w:r>
      <w:r w:rsidR="00337B06">
        <w:rPr>
          <w:color w:val="0E101A"/>
        </w:rPr>
        <w:t>20)</w:t>
      </w:r>
      <w:r w:rsidRPr="00BC399B">
        <w:rPr>
          <w:color w:val="0E101A"/>
        </w:rPr>
        <w:t>. It is becoming increasingly evident that these</w:t>
      </w:r>
      <w:del w:id="14" w:author="Pandey,Palash" w:date="2021-03-16T02:31:00Z">
        <w:r w:rsidRPr="00BC399B" w:rsidDel="00001188">
          <w:rPr>
            <w:color w:val="0E101A"/>
          </w:rPr>
          <w:delText xml:space="preserve"> </w:delText>
        </w:r>
        <w:r w:rsidRPr="00D30079" w:rsidDel="00001188">
          <w:rPr>
            <w:strike/>
            <w:color w:val="0E101A"/>
          </w:rPr>
          <w:delText>tumor</w:delText>
        </w:r>
      </w:del>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15"/>
      <w:commentRangeEnd w:id="15"/>
      <w:r w:rsidR="00905EC3" w:rsidRPr="00D30079">
        <w:rPr>
          <w:rStyle w:val="CommentReference"/>
          <w:rFonts w:eastAsiaTheme="minorHAnsi"/>
          <w:sz w:val="24"/>
          <w:szCs w:val="24"/>
        </w:rPr>
        <w:commentReference w:id="15"/>
      </w:r>
      <w:r w:rsidR="00E61D90">
        <w:rPr>
          <w:color w:val="0E101A"/>
        </w:rPr>
        <w:t>;</w:t>
      </w:r>
      <w:r w:rsidR="005C20E7">
        <w:rPr>
          <w:color w:val="0E101A"/>
        </w:rPr>
        <w:t xml:space="preserve"> </w:t>
      </w:r>
      <w:proofErr w:type="spellStart"/>
      <w:r w:rsidR="005C20E7">
        <w:rPr>
          <w:color w:val="0E101A"/>
        </w:rPr>
        <w:t>Alexandrov</w:t>
      </w:r>
      <w:proofErr w:type="spellEnd"/>
      <w:r w:rsidR="005C20E7">
        <w:rPr>
          <w:color w:val="0E101A"/>
        </w:rPr>
        <w:t xml:space="preserve">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5026EFB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proofErr w:type="spellStart"/>
      <w:r w:rsidR="00B247C1" w:rsidRPr="00BC399B">
        <w:rPr>
          <w:color w:val="0E101A"/>
        </w:rPr>
        <w:t>Alexandrov</w:t>
      </w:r>
      <w:proofErr w:type="spellEnd"/>
      <w:r w:rsidR="00B247C1" w:rsidRPr="00BC399B">
        <w:rPr>
          <w:color w:val="0E101A"/>
        </w:rPr>
        <w:t xml:space="preserve">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proofErr w:type="gramStart"/>
      <w:r w:rsidR="00A80ED5" w:rsidRPr="00BC399B">
        <w:rPr>
          <w:color w:val="0E101A"/>
        </w:rPr>
        <w:t>TCGA</w:t>
      </w:r>
      <w:r w:rsidR="003702AC" w:rsidRPr="00BC399B">
        <w:rPr>
          <w:color w:val="0E101A"/>
        </w:rPr>
        <w:t>)</w:t>
      </w:r>
      <w:r w:rsidR="00E63980" w:rsidRPr="00BC399B">
        <w:rPr>
          <w:color w:val="0E101A"/>
        </w:rPr>
        <w:t xml:space="preserve"> </w:t>
      </w:r>
      <w:r w:rsidR="007E6EB9" w:rsidRPr="00BC399B" w:rsidDel="007E6EB9">
        <w:rPr>
          <w:color w:val="0E101A"/>
        </w:rPr>
        <w:t xml:space="preserve"> </w:t>
      </w:r>
      <w:r w:rsidR="007E6EB9">
        <w:rPr>
          <w:color w:val="0E101A"/>
        </w:rPr>
        <w:t>d</w:t>
      </w:r>
      <w:r w:rsidR="006F69A4" w:rsidRPr="00BC399B">
        <w:rPr>
          <w:color w:val="0E101A"/>
        </w:rPr>
        <w:t>ata</w:t>
      </w:r>
      <w:proofErr w:type="gramEnd"/>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r w:rsidR="008F6DD5" w:rsidRPr="00D30079">
        <w:rPr>
          <w:strike/>
          <w:color w:val="0E101A"/>
        </w:rPr>
        <w:t xml:space="preserve">termed </w:t>
      </w:r>
      <w:r w:rsidR="00203311" w:rsidRPr="00D30079">
        <w:rPr>
          <w:strike/>
          <w:color w:val="0E101A"/>
        </w:rPr>
        <w:t xml:space="preserve">as </w:t>
      </w:r>
      <w:r w:rsidR="008F6DD5" w:rsidRPr="00D30079">
        <w:rPr>
          <w:strike/>
          <w:color w:val="0E101A"/>
        </w:rPr>
        <w:t>COSMIC</w:t>
      </w:r>
      <w:r w:rsidR="00C641DD" w:rsidRPr="00D30079">
        <w:rPr>
          <w:strike/>
          <w:color w:val="0E101A"/>
        </w:rPr>
        <w:t xml:space="preserve"> </w:t>
      </w:r>
      <w:commentRangeStart w:id="16"/>
      <w:r w:rsidR="00C641DD" w:rsidRPr="00D30079">
        <w:rPr>
          <w:strike/>
          <w:color w:val="0E101A"/>
        </w:rPr>
        <w:t>signatures</w:t>
      </w:r>
      <w:commentRangeEnd w:id="16"/>
      <w:r w:rsidR="00203311" w:rsidRPr="00D30079">
        <w:rPr>
          <w:rStyle w:val="CommentReference"/>
          <w:rFonts w:eastAsiaTheme="minorHAnsi"/>
          <w:strike/>
          <w:sz w:val="24"/>
          <w:szCs w:val="24"/>
        </w:rPr>
        <w:commentReference w:id="16"/>
      </w:r>
      <w:r w:rsidR="00E20093" w:rsidRPr="00BC399B">
        <w:rPr>
          <w:color w:val="0E101A"/>
        </w:rPr>
        <w:t xml:space="preserve">, 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these 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w:t>
      </w:r>
      <w:proofErr w:type="spellStart"/>
      <w:r w:rsidR="00E20F65">
        <w:rPr>
          <w:color w:val="0E101A"/>
        </w:rPr>
        <w:t>Alexandrov</w:t>
      </w:r>
      <w:proofErr w:type="spellEnd"/>
      <w:r w:rsidR="00375864">
        <w:rPr>
          <w:color w:val="0E101A"/>
        </w:rPr>
        <w:t xml:space="preserve"> et al., 2018)</w:t>
      </w:r>
      <w:r w:rsidR="005A259D" w:rsidRPr="00BC399B">
        <w:rPr>
          <w:color w:val="0E101A"/>
        </w:rPr>
        <w:t>.</w:t>
      </w:r>
    </w:p>
    <w:p w14:paraId="2FA0D407" w14:textId="566148A6"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computers</w:t>
      </w:r>
      <w:r w:rsidRPr="00BC399B">
        <w:rPr>
          <w:color w:val="0E101A"/>
        </w:rPr>
        <w:t xml:space="preserve"> </w:t>
      </w:r>
      <w:r w:rsidR="00FB566B" w:rsidRPr="00BC399B">
        <w:rPr>
          <w:color w:val="0E101A"/>
        </w:rPr>
        <w:t>(</w:t>
      </w:r>
      <w:r w:rsidRPr="00BC399B">
        <w:rPr>
          <w:color w:val="0E101A"/>
        </w:rPr>
        <w:t xml:space="preserve">the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17"/>
      <w:r w:rsidR="00D41551" w:rsidRPr="00BC399B">
        <w:rPr>
          <w:color w:val="0E101A"/>
        </w:rPr>
        <w:t>analys</w:t>
      </w:r>
      <w:r w:rsidR="00F47D3D">
        <w:rPr>
          <w:color w:val="0E101A"/>
        </w:rPr>
        <w:t>e</w:t>
      </w:r>
      <w:r w:rsidR="00D41551" w:rsidRPr="00BC399B">
        <w:rPr>
          <w:color w:val="0E101A"/>
        </w:rPr>
        <w:t>s</w:t>
      </w:r>
      <w:commentRangeEnd w:id="17"/>
      <w:r w:rsidR="007703B4">
        <w:rPr>
          <w:rStyle w:val="CommentReference"/>
          <w:rFonts w:asciiTheme="minorHAnsi" w:eastAsiaTheme="minorHAnsi" w:hAnsiTheme="minorHAnsi" w:cstheme="minorBidi"/>
        </w:rPr>
        <w:commentReference w:id="17"/>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proofErr w:type="spellStart"/>
      <w:r w:rsidR="003443CA">
        <w:rPr>
          <w:color w:val="0E101A"/>
        </w:rPr>
        <w:t>Blokzijil</w:t>
      </w:r>
      <w:proofErr w:type="spellEnd"/>
      <w:r w:rsidR="003443CA">
        <w:rPr>
          <w:color w:val="0E101A"/>
        </w:rPr>
        <w:t xml:space="preserve">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proofErr w:type="spellStart"/>
      <w:r w:rsidR="00ED66F7">
        <w:t>Yemin</w:t>
      </w:r>
      <w:proofErr w:type="spellEnd"/>
      <w:r w:rsidR="00ED66F7">
        <w:t xml:space="preserve"> et al., 2014</w:t>
      </w:r>
      <w:r w:rsidR="006D10C8">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r w:rsidRPr="00BC399B">
        <w:rPr>
          <w:color w:val="0E101A"/>
        </w:rPr>
        <w:t xml:space="preserve">also </w:t>
      </w:r>
      <w:r w:rsidR="00CB2454" w:rsidRPr="00BC399B">
        <w:rPr>
          <w:color w:val="0E101A"/>
        </w:rPr>
        <w:t>implement</w:t>
      </w:r>
      <w:r w:rsidR="006005C8" w:rsidRPr="00BC399B">
        <w:rPr>
          <w:color w:val="0E101A"/>
        </w:rPr>
        <w:t>ed</w:t>
      </w:r>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7F05FCB"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[6]</w:t>
      </w:r>
      <w:r w:rsidRPr="00BC399B">
        <w:rPr>
          <w:color w:val="0E101A"/>
        </w:rPr>
        <w:t xml:space="preserve">. Signature extraction methods </w:t>
      </w:r>
      <w:commentRangeStart w:id="18"/>
      <w:commentRangeEnd w:id="18"/>
      <w:r w:rsidR="002E799F" w:rsidRPr="00D30079">
        <w:rPr>
          <w:rStyle w:val="CommentReference"/>
          <w:rFonts w:eastAsiaTheme="minorHAnsi"/>
          <w:sz w:val="24"/>
          <w:szCs w:val="24"/>
        </w:rPr>
        <w:commentReference w:id="18"/>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19"/>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w:t>
      </w:r>
      <w:proofErr w:type="spellStart"/>
      <w:r w:rsidR="00051078">
        <w:rPr>
          <w:color w:val="0E101A"/>
        </w:rPr>
        <w:t>Alexandrov</w:t>
      </w:r>
      <w:proofErr w:type="spellEnd"/>
      <w:r w:rsidR="00E52EAE">
        <w:rPr>
          <w:color w:val="0E101A"/>
        </w:rPr>
        <w:t xml:space="preserve"> et al.,2013)</w:t>
      </w:r>
      <w:r w:rsidRPr="00BC399B">
        <w:rPr>
          <w:color w:val="0E101A"/>
        </w:rPr>
        <w:t xml:space="preserve">. </w:t>
      </w:r>
      <w:commentRangeEnd w:id="19"/>
      <w:r w:rsidR="007D32C1" w:rsidRPr="00D30079">
        <w:rPr>
          <w:rStyle w:val="CommentReference"/>
          <w:rFonts w:eastAsiaTheme="minorHAnsi"/>
          <w:sz w:val="24"/>
          <w:szCs w:val="24"/>
        </w:rPr>
        <w:commentReference w:id="19"/>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2) the threshold for assignment plays a crucial role but is not widely agreed upon, using a different threshold can change the assignment</w:t>
      </w:r>
      <w:r w:rsidR="003E198F">
        <w:rPr>
          <w:color w:val="0E101A"/>
        </w:rPr>
        <w:t xml:space="preserve"> (</w:t>
      </w:r>
      <w:proofErr w:type="spellStart"/>
      <w:r w:rsidR="003E198F">
        <w:t>Omichessan</w:t>
      </w:r>
      <w:proofErr w:type="spellEnd"/>
      <w:r w:rsidR="003E198F">
        <w:t xml:space="preserve"> et al., 2019</w:t>
      </w:r>
      <w:r w:rsidR="003E198F" w:rsidRPr="00BC399B">
        <w:rPr>
          <w:color w:val="0E101A"/>
        </w:rPr>
        <w:t>)</w:t>
      </w:r>
      <w:r w:rsidR="00113F78">
        <w:rPr>
          <w:color w:val="0E101A"/>
        </w:rPr>
        <w:t>.</w:t>
      </w:r>
    </w:p>
    <w:p w14:paraId="7AB50E7F" w14:textId="6872CF35"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that were implemented in</w:t>
      </w:r>
      <w:ins w:id="20" w:author="Pandey,Palash" w:date="2021-03-15T05:55:00Z">
        <w:r w:rsidR="0026490B">
          <w:rPr>
            <w:color w:val="0E101A"/>
          </w:rPr>
          <w:t xml:space="preserve"> </w:t>
        </w:r>
        <w:r w:rsidR="0026490B" w:rsidRPr="00BC399B">
          <w:rPr>
            <w:color w:val="0E101A"/>
          </w:rPr>
          <w:t>R</w:t>
        </w:r>
        <w:r w:rsidR="0026490B">
          <w:rPr>
            <w:color w:val="0E101A"/>
          </w:rPr>
          <w:t xml:space="preserve"> using common input matrix generated using </w:t>
        </w:r>
        <w:proofErr w:type="spellStart"/>
        <w:r w:rsidR="0026490B">
          <w:rPr>
            <w:color w:val="0E101A"/>
          </w:rPr>
          <w:t>SigProfilerMatrixGenerator</w:t>
        </w:r>
        <w:proofErr w:type="spellEnd"/>
        <w:r w:rsidR="0026490B">
          <w:rPr>
            <w:color w:val="0E101A"/>
          </w:rPr>
          <w:t xml:space="preserve"> (</w:t>
        </w:r>
        <w:r w:rsidR="0026490B">
          <w:t>Bergstrom et al., 2019)</w:t>
        </w:r>
        <w:r w:rsidR="0026490B" w:rsidRPr="00BC399B">
          <w:rPr>
            <w:color w:val="0E101A"/>
          </w:rPr>
          <w:t xml:space="preserve">. </w:t>
        </w:r>
      </w:ins>
      <w:r w:rsidR="000F4937" w:rsidRPr="00BC399B">
        <w:rPr>
          <w:color w:val="0E101A"/>
        </w:rPr>
        <w:t xml:space="preserve">We </w:t>
      </w:r>
      <w:r w:rsidR="0098129C" w:rsidRPr="00BC399B">
        <w:rPr>
          <w:color w:val="0E101A"/>
        </w:rPr>
        <w:t xml:space="preserve">implement </w:t>
      </w:r>
      <w:proofErr w:type="spellStart"/>
      <w:r w:rsidR="000F4937" w:rsidRPr="00BC399B">
        <w:rPr>
          <w:color w:val="0E101A"/>
        </w:rPr>
        <w:lastRenderedPageBreak/>
        <w:t>DeconstructSigs</w:t>
      </w:r>
      <w:proofErr w:type="spellEnd"/>
      <w:r w:rsidR="000F4937" w:rsidRPr="00BC399B">
        <w:rPr>
          <w:color w:val="0E101A"/>
        </w:rPr>
        <w:t xml:space="preserve"> </w:t>
      </w:r>
      <w:r w:rsidR="00FD0632">
        <w:rPr>
          <w:color w:val="0E101A"/>
        </w:rPr>
        <w:t>(Rosenthal et al., 2016)</w:t>
      </w:r>
      <w:r w:rsidR="0049749B" w:rsidRPr="00BC399B">
        <w:rPr>
          <w:color w:val="0E101A"/>
        </w:rPr>
        <w:t xml:space="preserve">, </w:t>
      </w:r>
      <w:proofErr w:type="spellStart"/>
      <w:r w:rsidR="00CB2454" w:rsidRPr="00BC399B">
        <w:rPr>
          <w:color w:val="0E101A"/>
        </w:rPr>
        <w:t>M</w:t>
      </w:r>
      <w:r w:rsidR="0022515E" w:rsidRPr="00BC399B">
        <w:rPr>
          <w:color w:val="0E101A"/>
        </w:rPr>
        <w:t>utational</w:t>
      </w:r>
      <w:r w:rsidR="00C861F0" w:rsidRPr="00BC399B">
        <w:rPr>
          <w:color w:val="0E101A"/>
        </w:rPr>
        <w:t>Patterns</w:t>
      </w:r>
      <w:proofErr w:type="spellEnd"/>
      <w:r w:rsidR="00C861F0" w:rsidRPr="00BC399B">
        <w:rPr>
          <w:color w:val="0E101A"/>
        </w:rPr>
        <w:t xml:space="preserve"> </w:t>
      </w:r>
      <w:r w:rsidR="00FD0632">
        <w:rPr>
          <w:color w:val="0E101A"/>
        </w:rPr>
        <w:t>(</w:t>
      </w:r>
      <w:proofErr w:type="spellStart"/>
      <w:r w:rsidR="00FD0632">
        <w:rPr>
          <w:color w:val="0E101A"/>
        </w:rPr>
        <w:t>Blokzijil</w:t>
      </w:r>
      <w:proofErr w:type="spellEnd"/>
      <w:r w:rsidR="00FD0632">
        <w:rPr>
          <w:color w:val="0E101A"/>
        </w:rPr>
        <w:t xml:space="preserve"> et. al. 2018</w:t>
      </w:r>
      <w:proofErr w:type="gramStart"/>
      <w:r w:rsidR="00FD0632">
        <w:rPr>
          <w:color w:val="0E101A"/>
        </w:rPr>
        <w:t xml:space="preserve">) </w:t>
      </w:r>
      <w:r w:rsidR="00C861F0" w:rsidRPr="00BC399B">
        <w:rPr>
          <w:color w:val="0E101A"/>
        </w:rPr>
        <w:t>,</w:t>
      </w:r>
      <w:proofErr w:type="gramEnd"/>
      <w:r w:rsidR="00C861F0" w:rsidRPr="00BC399B">
        <w:rPr>
          <w:color w:val="0E101A"/>
        </w:rPr>
        <w:t xml:space="preserve"> </w:t>
      </w:r>
      <w:proofErr w:type="spellStart"/>
      <w:r w:rsidR="00C861F0" w:rsidRPr="00BC399B">
        <w:rPr>
          <w:color w:val="0E101A"/>
        </w:rPr>
        <w:t>Sigfit</w:t>
      </w:r>
      <w:proofErr w:type="spellEnd"/>
      <w:r w:rsidR="00C861F0" w:rsidRPr="00BC399B">
        <w:rPr>
          <w:color w:val="0E101A"/>
        </w:rPr>
        <w:t xml:space="preserve"> </w:t>
      </w:r>
      <w:r w:rsidR="00FD0632">
        <w:rPr>
          <w:color w:val="0E101A"/>
        </w:rPr>
        <w:t>(</w:t>
      </w:r>
      <w:r w:rsidR="00A42D60">
        <w:rPr>
          <w:color w:val="0E101A"/>
        </w:rPr>
        <w:t>Gori et. al., 2018)</w:t>
      </w:r>
      <w:r w:rsidR="00C861F0" w:rsidRPr="00BC399B">
        <w:rPr>
          <w:color w:val="0E101A"/>
        </w:rPr>
        <w:t xml:space="preserve">, </w:t>
      </w:r>
      <w:proofErr w:type="spellStart"/>
      <w:r w:rsidR="00C861F0" w:rsidRPr="00BC399B">
        <w:rPr>
          <w:color w:val="0E101A"/>
        </w:rPr>
        <w:t>S</w:t>
      </w:r>
      <w:r w:rsidR="002D386A" w:rsidRPr="00BC399B">
        <w:t>igminer</w:t>
      </w:r>
      <w:proofErr w:type="spellEnd"/>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w:t>
      </w:r>
      <w:proofErr w:type="spellStart"/>
      <w:r w:rsidR="00D16DDE">
        <w:t>Mayakonda</w:t>
      </w:r>
      <w:proofErr w:type="spellEnd"/>
      <w:r w:rsidR="00D16DDE">
        <w:t xml:space="preserve">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21"/>
      <w:r w:rsidRPr="00BC399B">
        <w:rPr>
          <w:color w:val="0E101A"/>
        </w:rPr>
        <w:t xml:space="preserve"> </w:t>
      </w:r>
      <w:commentRangeEnd w:id="21"/>
      <w:r w:rsidR="00286E23">
        <w:rPr>
          <w:rStyle w:val="CommentReference"/>
          <w:rFonts w:asciiTheme="minorHAnsi" w:eastAsiaTheme="minorHAnsi" w:hAnsiTheme="minorHAnsi" w:cstheme="minorBidi"/>
        </w:rPr>
        <w:commentReference w:id="21"/>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1C3FD1D1"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use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 xml:space="preserve">ed and actual signals (a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C754A6">
        <w:rPr>
          <w:color w:val="0E101A"/>
        </w:rPr>
        <w:t xml:space="preserve"> </w:t>
      </w:r>
      <w:commentRangeStart w:id="22"/>
      <w:commentRangeEnd w:id="22"/>
      <w:r w:rsidR="00744402" w:rsidRPr="00D30079">
        <w:rPr>
          <w:rStyle w:val="CommentReference"/>
          <w:rFonts w:eastAsiaTheme="minorHAnsi"/>
          <w:sz w:val="24"/>
          <w:szCs w:val="24"/>
        </w:rPr>
        <w:commentReference w:id="22"/>
      </w:r>
      <w:r w:rsidRPr="00BC399B">
        <w:rPr>
          <w:color w:val="0E101A"/>
        </w:rPr>
        <w:t>as our performance metric for comparison of these packages. </w:t>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77F06A67"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can make mutational signature </w:t>
      </w:r>
      <w:r w:rsidR="008D433D">
        <w:rPr>
          <w:rFonts w:ascii="Times New Roman" w:hAnsi="Times New Roman" w:cs="Times New Roman"/>
          <w:sz w:val="24"/>
          <w:szCs w:val="24"/>
        </w:rPr>
        <w:t>refitting results</w:t>
      </w:r>
      <w:r w:rsidR="008D433D" w:rsidRPr="00D30079">
        <w:rPr>
          <w:rFonts w:ascii="Times New Roman" w:hAnsi="Times New Roman" w:cs="Times New Roman"/>
          <w:sz w:val="24"/>
          <w:szCs w:val="24"/>
        </w:rPr>
        <w:t xml:space="preserve"> </w:t>
      </w:r>
      <w:r w:rsidRPr="00D30079">
        <w:rPr>
          <w:rFonts w:ascii="Times New Roman" w:hAnsi="Times New Roman" w:cs="Times New Roman"/>
          <w:sz w:val="24"/>
          <w:szCs w:val="24"/>
        </w:rPr>
        <w:t xml:space="preserve">difficult and hard to </w:t>
      </w:r>
      <w:r w:rsidR="00113F78">
        <w:rPr>
          <w:rFonts w:ascii="Times New Roman" w:hAnsi="Times New Roman" w:cs="Times New Roman"/>
          <w:sz w:val="24"/>
          <w:szCs w:val="24"/>
        </w:rPr>
        <w:t>compare</w:t>
      </w:r>
      <w:r w:rsidRPr="00D30079">
        <w:rPr>
          <w:rFonts w:ascii="Times New Roman" w:hAnsi="Times New Roman" w:cs="Times New Roman"/>
          <w:sz w:val="24"/>
          <w:szCs w:val="24"/>
        </w:rPr>
        <w:t xml:space="preserve">. Our package provides an easy way of performing these setup related tasks so </w:t>
      </w:r>
      <w:r w:rsidR="00113F78">
        <w:rPr>
          <w:rFonts w:ascii="Times New Roman" w:hAnsi="Times New Roman" w:cs="Times New Roman"/>
          <w:sz w:val="24"/>
          <w:szCs w:val="24"/>
        </w:rPr>
        <w:t>that more focus can be placed on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need a priori knowledge about the samples 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 xml:space="preserve">is without a sanity check.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6" w:tgtFrame="_blank" w:history="1">
        <w:r w:rsidRPr="00D30079">
          <w:rPr>
            <w:rStyle w:val="Hyperlink"/>
            <w:rFonts w:ascii="Times New Roman" w:hAnsi="Times New Roman" w:cs="Times New Roman"/>
            <w:color w:val="4A6EE0"/>
            <w:sz w:val="24"/>
            <w:szCs w:val="24"/>
          </w:rPr>
          <w:t>https://github.com/PalashPandey/MetaMutat</w:t>
        </w:r>
        <w:r w:rsidRPr="00D30079">
          <w:rPr>
            <w:rStyle w:val="Hyperlink"/>
            <w:rFonts w:ascii="Times New Roman" w:hAnsi="Times New Roman" w:cs="Times New Roman"/>
            <w:color w:val="4A6EE0"/>
            <w:sz w:val="24"/>
            <w:szCs w:val="24"/>
          </w:rPr>
          <w:t>i</w:t>
        </w:r>
        <w:r w:rsidRPr="00D30079">
          <w:rPr>
            <w:rStyle w:val="Hyperlink"/>
            <w:rFonts w:ascii="Times New Roman" w:hAnsi="Times New Roman" w:cs="Times New Roman"/>
            <w:color w:val="4A6EE0"/>
            <w:sz w:val="24"/>
            <w:szCs w:val="24"/>
          </w:rPr>
          <w:t>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0224D67F" w14:textId="7F3B7154" w:rsidR="008F5028" w:rsidRPr="00E4142A" w:rsidRDefault="00A41417" w:rsidP="00F61E79">
      <w:pPr>
        <w:spacing w:line="360" w:lineRule="auto"/>
        <w:rPr>
          <w:bCs/>
          <w:lang w:val="en-GB" w:eastAsia="en-GB"/>
        </w:rPr>
      </w:pPr>
      <w:r w:rsidRPr="00954D86">
        <w:rPr>
          <w:rFonts w:ascii="Times New Roman" w:eastAsia="Cambria" w:hAnsi="Times New Roman" w:cs="Times New Roman"/>
          <w:bCs/>
          <w:sz w:val="24"/>
          <w:szCs w:val="24"/>
          <w:lang w:val="en-GB" w:eastAsia="en-GB"/>
        </w:rPr>
        <w:t>The authors declare that the research was conducted in the absence of any commercial o</w:t>
      </w:r>
      <w:r w:rsidR="008F5028" w:rsidRPr="00954D86">
        <w:rPr>
          <w:rFonts w:ascii="Times New Roman" w:eastAsia="Cambria" w:hAnsi="Times New Roman" w:cs="Times New Roman"/>
          <w:bCs/>
          <w:sz w:val="24"/>
          <w:szCs w:val="24"/>
          <w:lang w:val="en-GB" w:eastAsia="en-GB"/>
        </w:rPr>
        <w:t xml:space="preserve">r </w:t>
      </w:r>
      <w:r w:rsidRPr="00392E13">
        <w:rPr>
          <w:rFonts w:ascii="Times New Roman" w:eastAsia="Cambria" w:hAnsi="Times New Roman" w:cs="Times New Roman"/>
          <w:bCs/>
          <w:sz w:val="24"/>
          <w:szCs w:val="24"/>
          <w:lang w:val="en-GB" w:eastAsia="en-GB"/>
        </w:rPr>
        <w:t>financial relationships that could be construed as a potential conflict of interest.</w:t>
      </w:r>
      <w:r w:rsidR="006318D8" w:rsidRPr="00392E13">
        <w:rPr>
          <w:rFonts w:ascii="Times New Roman" w:eastAsia="Cambria" w:hAnsi="Times New Roman" w:cs="Times New Roman"/>
          <w:bCs/>
          <w:sz w:val="24"/>
          <w:szCs w:val="24"/>
          <w:lang w:val="en-GB" w:eastAsia="en-GB"/>
        </w:rPr>
        <w:t xml:space="preserve"> </w:t>
      </w: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RDefault="00A41417"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4BBBAD05" w14:textId="77777777" w:rsidR="00FE2FBC" w:rsidRDefault="00FE2FBC" w:rsidP="00D30079">
      <w:pPr>
        <w:pStyle w:val="Heading1"/>
        <w:numPr>
          <w:ilvl w:val="0"/>
          <w:numId w:val="0"/>
        </w:numPr>
        <w:spacing w:line="360" w:lineRule="auto"/>
        <w:ind w:left="567" w:hanging="567"/>
      </w:pPr>
    </w:p>
    <w:p w14:paraId="0C6A6280" w14:textId="77777777" w:rsidR="00FE2FBC" w:rsidRDefault="00FE2FBC" w:rsidP="00D30079">
      <w:pPr>
        <w:pStyle w:val="Heading1"/>
        <w:numPr>
          <w:ilvl w:val="0"/>
          <w:numId w:val="0"/>
        </w:numPr>
        <w:spacing w:line="360" w:lineRule="auto"/>
        <w:ind w:left="567" w:hanging="567"/>
      </w:pPr>
    </w:p>
    <w:p w14:paraId="69A3D5D6" w14:textId="79E97640" w:rsidR="00A41417" w:rsidRPr="00A41417" w:rsidRDefault="00A41417" w:rsidP="00D30079">
      <w:pPr>
        <w:pStyle w:val="Heading1"/>
        <w:numPr>
          <w:ilvl w:val="0"/>
          <w:numId w:val="0"/>
        </w:numPr>
        <w:spacing w:line="360" w:lineRule="auto"/>
        <w:ind w:left="567" w:hanging="567"/>
      </w:pPr>
      <w:r w:rsidRPr="00A41417">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7"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0669E031"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was supported by </w:t>
      </w:r>
      <w:r w:rsidR="004049D7" w:rsidRPr="00DC0AED">
        <w:rPr>
          <w:rFonts w:ascii="Times New Roman" w:hAnsi="Times New Roman" w:cs="Times New Roman"/>
          <w:sz w:val="24"/>
          <w:szCs w:val="24"/>
        </w:rPr>
        <w:t>NSF awards #</w:t>
      </w:r>
      <w:r w:rsidR="004049D7" w:rsidRPr="00DC0AED">
        <w:rPr>
          <w:rFonts w:ascii="Verdana" w:eastAsia="Times New Roman" w:hAnsi="Verdana" w:cs="Times New Roman"/>
          <w:color w:val="000000"/>
          <w:sz w:val="20"/>
          <w:szCs w:val="20"/>
          <w:shd w:val="clear" w:color="auto" w:fill="F3F3F3"/>
        </w:rPr>
        <w:t xml:space="preserve"> </w:t>
      </w:r>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 Fox</w:t>
      </w:r>
      <w:r w:rsidRPr="00D30079">
        <w:rPr>
          <w:rFonts w:ascii="Times New Roman" w:hAnsi="Times New Roman" w:cs="Times New Roman"/>
          <w:sz w:val="24"/>
          <w:szCs w:val="24"/>
        </w:rPr>
        <w:t xml:space="preserve"> Chase Cancer Center Risk Assessment Program Funds. S.A. was supported by DOD W81XWH-18-1-0148 (to S.A.).</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NJ, Huang MN, Ng AW, Boot A, et al. The Repertoire of Mutational Signatures in Human Cancer.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 https://www.nature.com/articles/s41586-020-1943-3</w:t>
      </w:r>
    </w:p>
    <w:p w14:paraId="0B17FE7D"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Nik-Zainal S, Wedge DC, Campbell PJ, Stratton MR. Deciphering Signatures of Mutational Processes Operative in Human Cancer. Cell Reports. 2013;3: 246–259. pmid:23318258</w:t>
      </w:r>
    </w:p>
    <w:p w14:paraId="328AC94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Huang, M., Tian Ng, A., &amp; Wu, Y. et al. (2020). The repertoire of mutational signatures in human cancer. Nature, 578(7793), 94-101.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10.1038/s41586-020-1943-3</w:t>
      </w:r>
    </w:p>
    <w:p w14:paraId="77BF061C" w14:textId="1431C811" w:rsidR="00233B71" w:rsidDel="000278B8" w:rsidRDefault="00233B71" w:rsidP="005D7FE3">
      <w:pPr>
        <w:jc w:val="both"/>
        <w:rPr>
          <w:moveFrom w:id="23" w:author="Pandey,Palash" w:date="2021-03-15T10:21:00Z"/>
          <w:rStyle w:val="selectable"/>
          <w:rFonts w:ascii="Times New Roman" w:hAnsi="Times New Roman" w:cs="Times New Roman"/>
          <w:color w:val="000000"/>
          <w:sz w:val="24"/>
          <w:szCs w:val="24"/>
        </w:rPr>
      </w:pPr>
      <w:moveFromRangeStart w:id="24" w:author="Pandey,Palash" w:date="2021-03-15T10:21:00Z" w:name="move66696121"/>
      <w:moveFrom w:id="25" w:author="Pandey,Palash" w:date="2021-03-15T10:21:00Z">
        <w:r w:rsidRPr="00233B71" w:rsidDel="000278B8">
          <w:rPr>
            <w:rStyle w:val="selectable"/>
            <w:rFonts w:ascii="Times New Roman" w:hAnsi="Times New Roman" w:cs="Times New Roman"/>
            <w:color w:val="000000"/>
            <w:sz w:val="24"/>
            <w:szCs w:val="24"/>
          </w:rPr>
          <w:t>Bergstrom EN, Huang MN, Mahto U, Barnes M, Stratton MR, Rozen SG, Alexandrov LB. SigProfilerMatrixGenerator: a tool for visualizing and exploring patterns of small mutational events. BMC Genomics. 2019 Aug 30;20(1):685. doi: 10.1186/s12864-019-6041-2. PMID: 31470794; PMCID: PMC6717374.</w:t>
        </w:r>
      </w:moveFrom>
    </w:p>
    <w:moveFromRangeEnd w:id="24"/>
    <w:p w14:paraId="54D502A0" w14:textId="77777777" w:rsidR="000278B8" w:rsidRDefault="000278B8" w:rsidP="000278B8">
      <w:pPr>
        <w:jc w:val="both"/>
        <w:rPr>
          <w:moveTo w:id="26" w:author="Pandey,Palash" w:date="2021-03-15T10:21:00Z"/>
          <w:rStyle w:val="selectable"/>
          <w:rFonts w:ascii="Times New Roman" w:hAnsi="Times New Roman" w:cs="Times New Roman"/>
          <w:color w:val="000000"/>
          <w:sz w:val="24"/>
          <w:szCs w:val="24"/>
        </w:rPr>
      </w:pPr>
      <w:moveToRangeStart w:id="27" w:author="Pandey,Palash" w:date="2021-03-15T10:21:00Z" w:name="move66696121"/>
      <w:moveTo w:id="28" w:author="Pandey,Palash" w:date="2021-03-15T10:21:00Z">
        <w:r w:rsidRPr="00233B71">
          <w:rPr>
            <w:rStyle w:val="selectable"/>
            <w:rFonts w:ascii="Times New Roman" w:hAnsi="Times New Roman" w:cs="Times New Roman"/>
            <w:color w:val="000000"/>
            <w:sz w:val="24"/>
            <w:szCs w:val="24"/>
          </w:rPr>
          <w:t xml:space="preserve">Bergstrom EN, Huang MN, </w:t>
        </w:r>
        <w:proofErr w:type="spellStart"/>
        <w:r w:rsidRPr="00233B71">
          <w:rPr>
            <w:rStyle w:val="selectable"/>
            <w:rFonts w:ascii="Times New Roman" w:hAnsi="Times New Roman" w:cs="Times New Roman"/>
            <w:color w:val="000000"/>
            <w:sz w:val="24"/>
            <w:szCs w:val="24"/>
          </w:rPr>
          <w:t>Mahto</w:t>
        </w:r>
        <w:proofErr w:type="spellEnd"/>
        <w:r w:rsidRPr="00233B71">
          <w:rPr>
            <w:rStyle w:val="selectable"/>
            <w:rFonts w:ascii="Times New Roman" w:hAnsi="Times New Roman" w:cs="Times New Roman"/>
            <w:color w:val="000000"/>
            <w:sz w:val="24"/>
            <w:szCs w:val="24"/>
          </w:rPr>
          <w:t xml:space="preserve"> U, Barnes M, Stratton MR, </w:t>
        </w:r>
        <w:proofErr w:type="spellStart"/>
        <w:r w:rsidRPr="00233B71">
          <w:rPr>
            <w:rStyle w:val="selectable"/>
            <w:rFonts w:ascii="Times New Roman" w:hAnsi="Times New Roman" w:cs="Times New Roman"/>
            <w:color w:val="000000"/>
            <w:sz w:val="24"/>
            <w:szCs w:val="24"/>
          </w:rPr>
          <w:t>Rozen</w:t>
        </w:r>
        <w:proofErr w:type="spellEnd"/>
        <w:r w:rsidRPr="00233B71">
          <w:rPr>
            <w:rStyle w:val="selectable"/>
            <w:rFonts w:ascii="Times New Roman" w:hAnsi="Times New Roman" w:cs="Times New Roman"/>
            <w:color w:val="000000"/>
            <w:sz w:val="24"/>
            <w:szCs w:val="24"/>
          </w:rPr>
          <w:t xml:space="preserve"> SG, </w:t>
        </w:r>
        <w:proofErr w:type="spellStart"/>
        <w:r w:rsidRPr="00233B71">
          <w:rPr>
            <w:rStyle w:val="selectable"/>
            <w:rFonts w:ascii="Times New Roman" w:hAnsi="Times New Roman" w:cs="Times New Roman"/>
            <w:color w:val="000000"/>
            <w:sz w:val="24"/>
            <w:szCs w:val="24"/>
          </w:rPr>
          <w:t>Alexandrov</w:t>
        </w:r>
        <w:proofErr w:type="spellEnd"/>
        <w:r w:rsidRPr="00233B71">
          <w:rPr>
            <w:rStyle w:val="selectable"/>
            <w:rFonts w:ascii="Times New Roman" w:hAnsi="Times New Roman" w:cs="Times New Roman"/>
            <w:color w:val="000000"/>
            <w:sz w:val="24"/>
            <w:szCs w:val="24"/>
          </w:rPr>
          <w:t xml:space="preserve"> LB. </w:t>
        </w:r>
        <w:proofErr w:type="spellStart"/>
        <w:r w:rsidRPr="00233B71">
          <w:rPr>
            <w:rStyle w:val="selectable"/>
            <w:rFonts w:ascii="Times New Roman" w:hAnsi="Times New Roman" w:cs="Times New Roman"/>
            <w:color w:val="000000"/>
            <w:sz w:val="24"/>
            <w:szCs w:val="24"/>
          </w:rPr>
          <w:t>SigProfilerMatrixGenerator</w:t>
        </w:r>
        <w:proofErr w:type="spellEnd"/>
        <w:r w:rsidRPr="00233B71">
          <w:rPr>
            <w:rStyle w:val="selectable"/>
            <w:rFonts w:ascii="Times New Roman" w:hAnsi="Times New Roman" w:cs="Times New Roman"/>
            <w:color w:val="000000"/>
            <w:sz w:val="24"/>
            <w:szCs w:val="24"/>
          </w:rPr>
          <w:t xml:space="preserve">: a tool for visualizing and exploring patterns of small mutational events. BMC Genomics. 2019 Aug 30;20(1):685. </w:t>
        </w:r>
        <w:proofErr w:type="spellStart"/>
        <w:r w:rsidRPr="00233B71">
          <w:rPr>
            <w:rStyle w:val="selectable"/>
            <w:rFonts w:ascii="Times New Roman" w:hAnsi="Times New Roman" w:cs="Times New Roman"/>
            <w:color w:val="000000"/>
            <w:sz w:val="24"/>
            <w:szCs w:val="24"/>
          </w:rPr>
          <w:t>doi</w:t>
        </w:r>
        <w:proofErr w:type="spellEnd"/>
        <w:r w:rsidRPr="00233B71">
          <w:rPr>
            <w:rStyle w:val="selectable"/>
            <w:rFonts w:ascii="Times New Roman" w:hAnsi="Times New Roman" w:cs="Times New Roman"/>
            <w:color w:val="000000"/>
            <w:sz w:val="24"/>
            <w:szCs w:val="24"/>
          </w:rPr>
          <w:t>: 10.1186/s12864-019-6041-2. PMID: 31470794; PMCID: PMC6717374.</w:t>
        </w:r>
      </w:moveTo>
    </w:p>
    <w:moveToRangeEnd w:id="27"/>
    <w:p w14:paraId="115816F7" w14:textId="3F8BF83D"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Blokzijl</w:t>
      </w:r>
      <w:proofErr w:type="spellEnd"/>
      <w:r w:rsidRPr="005D7FE3">
        <w:rPr>
          <w:rStyle w:val="selectable"/>
          <w:rFonts w:ascii="Times New Roman" w:hAnsi="Times New Roman" w:cs="Times New Roman"/>
          <w:color w:val="000000"/>
          <w:sz w:val="24"/>
          <w:szCs w:val="24"/>
        </w:rPr>
        <w:t xml:space="preserve"> F, Janssen R, van </w:t>
      </w:r>
      <w:proofErr w:type="spellStart"/>
      <w:r w:rsidRPr="005D7FE3">
        <w:rPr>
          <w:rStyle w:val="selectable"/>
          <w:rFonts w:ascii="Times New Roman" w:hAnsi="Times New Roman" w:cs="Times New Roman"/>
          <w:color w:val="000000"/>
          <w:sz w:val="24"/>
          <w:szCs w:val="24"/>
        </w:rPr>
        <w:t>Boxtel</w:t>
      </w:r>
      <w:proofErr w:type="spellEnd"/>
      <w:r w:rsidRPr="005D7FE3">
        <w:rPr>
          <w:rStyle w:val="selectable"/>
          <w:rFonts w:ascii="Times New Roman" w:hAnsi="Times New Roman" w:cs="Times New Roman"/>
          <w:color w:val="000000"/>
          <w:sz w:val="24"/>
          <w:szCs w:val="24"/>
        </w:rPr>
        <w:t xml:space="preserve"> R, </w:t>
      </w:r>
      <w:proofErr w:type="spellStart"/>
      <w:r w:rsidRPr="005D7FE3">
        <w:rPr>
          <w:rStyle w:val="selectable"/>
          <w:rFonts w:ascii="Times New Roman" w:hAnsi="Times New Roman" w:cs="Times New Roman"/>
          <w:color w:val="000000"/>
          <w:sz w:val="24"/>
          <w:szCs w:val="24"/>
        </w:rPr>
        <w:t>Cuppen</w:t>
      </w:r>
      <w:proofErr w:type="spellEnd"/>
      <w:r w:rsidRPr="005D7FE3">
        <w:rPr>
          <w:rStyle w:val="selectable"/>
          <w:rFonts w:ascii="Times New Roman" w:hAnsi="Times New Roman" w:cs="Times New Roman"/>
          <w:color w:val="000000"/>
          <w:sz w:val="24"/>
          <w:szCs w:val="24"/>
        </w:rPr>
        <w:t xml:space="preserve"> E. </w:t>
      </w:r>
      <w:proofErr w:type="spellStart"/>
      <w:r w:rsidRPr="005D7FE3">
        <w:rPr>
          <w:rStyle w:val="selectable"/>
          <w:rFonts w:ascii="Times New Roman" w:hAnsi="Times New Roman" w:cs="Times New Roman"/>
          <w:color w:val="000000"/>
          <w:sz w:val="24"/>
          <w:szCs w:val="24"/>
        </w:rPr>
        <w:t>MutationalPatterns</w:t>
      </w:r>
      <w:proofErr w:type="spellEnd"/>
      <w:r w:rsidRPr="005D7FE3">
        <w:rPr>
          <w:rStyle w:val="selectable"/>
          <w:rFonts w:ascii="Times New Roman" w:hAnsi="Times New Roman" w:cs="Times New Roman"/>
          <w:color w:val="000000"/>
          <w:sz w:val="24"/>
          <w:szCs w:val="24"/>
        </w:rPr>
        <w:t>: comprehensive genome-wide analysis of mutational processes. Genome Medicine. 2018;10. pmid:29695279</w:t>
      </w:r>
    </w:p>
    <w:p w14:paraId="7B75AC5D"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Brunner, S. F. et al. Somatic mutations and clonal dynamics in healthy and cirrhotic human liver. Nature 574, 538–542,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10.1038/s41586-019-1670-9 (2019).</w:t>
      </w:r>
    </w:p>
    <w:p w14:paraId="6C62532F"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Campbell, B., Light, N., Fabrizio, D., </w:t>
      </w:r>
      <w:proofErr w:type="spellStart"/>
      <w:r w:rsidRPr="005D7FE3">
        <w:rPr>
          <w:rStyle w:val="selectable"/>
          <w:rFonts w:ascii="Times New Roman" w:hAnsi="Times New Roman" w:cs="Times New Roman"/>
          <w:color w:val="000000"/>
          <w:sz w:val="24"/>
          <w:szCs w:val="24"/>
        </w:rPr>
        <w:t>Zatzman</w:t>
      </w:r>
      <w:proofErr w:type="spellEnd"/>
      <w:r w:rsidRPr="005D7FE3">
        <w:rPr>
          <w:rStyle w:val="selectable"/>
          <w:rFonts w:ascii="Times New Roman" w:hAnsi="Times New Roman" w:cs="Times New Roman"/>
          <w:color w:val="000000"/>
          <w:sz w:val="24"/>
          <w:szCs w:val="24"/>
        </w:rPr>
        <w:t xml:space="preserve">, M., </w:t>
      </w:r>
      <w:proofErr w:type="spellStart"/>
      <w:r w:rsidRPr="005D7FE3">
        <w:rPr>
          <w:rStyle w:val="selectable"/>
          <w:rFonts w:ascii="Times New Roman" w:hAnsi="Times New Roman" w:cs="Times New Roman"/>
          <w:color w:val="000000"/>
          <w:sz w:val="24"/>
          <w:szCs w:val="24"/>
        </w:rPr>
        <w:t>Fuligni</w:t>
      </w:r>
      <w:proofErr w:type="spellEnd"/>
      <w:r w:rsidRPr="005D7FE3">
        <w:rPr>
          <w:rStyle w:val="selectable"/>
          <w:rFonts w:ascii="Times New Roman" w:hAnsi="Times New Roman" w:cs="Times New Roman"/>
          <w:color w:val="000000"/>
          <w:sz w:val="24"/>
          <w:szCs w:val="24"/>
        </w:rPr>
        <w:t xml:space="preserve">, F., &amp; de Borja, R. et al. (2017). Comprehensive Analysis of Hypermutation in Human Cancer. Cell, 171(5), 1042-1056.e10.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10.1016/j.cell.2017.09.048 </w:t>
      </w:r>
    </w:p>
    <w:p w14:paraId="19A7B962" w14:textId="77777777" w:rsidR="004A4986" w:rsidRPr="005D7FE3" w:rsidRDefault="004A4986" w:rsidP="004A4986">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Cancer Genome Atlas Research Network et al. “The Cancer Genome Atlas Pan-Cancer analysis project.” Nature genetics vol. 45,10 (2013): 1113-20. doi:10.1038/ng.2764</w:t>
      </w:r>
    </w:p>
    <w:p w14:paraId="131E2564"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Chung, J., </w:t>
      </w:r>
      <w:proofErr w:type="spellStart"/>
      <w:r w:rsidRPr="005D7FE3">
        <w:rPr>
          <w:rStyle w:val="selectable"/>
          <w:rFonts w:ascii="Times New Roman" w:hAnsi="Times New Roman" w:cs="Times New Roman"/>
          <w:color w:val="000000"/>
          <w:sz w:val="24"/>
          <w:szCs w:val="24"/>
        </w:rPr>
        <w:t>Maruvka</w:t>
      </w:r>
      <w:proofErr w:type="spellEnd"/>
      <w:r w:rsidRPr="005D7FE3">
        <w:rPr>
          <w:rStyle w:val="selectable"/>
          <w:rFonts w:ascii="Times New Roman" w:hAnsi="Times New Roman" w:cs="Times New Roman"/>
          <w:color w:val="000000"/>
          <w:sz w:val="24"/>
          <w:szCs w:val="24"/>
        </w:rPr>
        <w:t xml:space="preserve">, Y., </w:t>
      </w:r>
      <w:proofErr w:type="spellStart"/>
      <w:r w:rsidRPr="005D7FE3">
        <w:rPr>
          <w:rStyle w:val="selectable"/>
          <w:rFonts w:ascii="Times New Roman" w:hAnsi="Times New Roman" w:cs="Times New Roman"/>
          <w:color w:val="000000"/>
          <w:sz w:val="24"/>
          <w:szCs w:val="24"/>
        </w:rPr>
        <w:t>Sudhaman</w:t>
      </w:r>
      <w:proofErr w:type="spellEnd"/>
      <w:r w:rsidRPr="005D7FE3">
        <w:rPr>
          <w:rStyle w:val="selectable"/>
          <w:rFonts w:ascii="Times New Roman" w:hAnsi="Times New Roman" w:cs="Times New Roman"/>
          <w:color w:val="000000"/>
          <w:sz w:val="24"/>
          <w:szCs w:val="24"/>
        </w:rPr>
        <w:t xml:space="preserve">, S., Kelly,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&amp; Bianchi, V. et al. (2020). DNA polymerase and mismatch repair exert distinct microsatellite instability signatures in normal and malignant human cells. Cancer Discovery, CD-20-0790.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10.1158/2159-8290.cd-20-0790 </w:t>
      </w:r>
    </w:p>
    <w:p w14:paraId="068D35C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Forbes SA, </w:t>
      </w:r>
      <w:proofErr w:type="spellStart"/>
      <w:r w:rsidRPr="005D7FE3">
        <w:rPr>
          <w:rStyle w:val="selectable"/>
          <w:rFonts w:ascii="Times New Roman" w:hAnsi="Times New Roman" w:cs="Times New Roman"/>
          <w:color w:val="000000"/>
          <w:sz w:val="24"/>
          <w:szCs w:val="24"/>
        </w:rPr>
        <w:t>Beare</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Boutselakis</w:t>
      </w:r>
      <w:proofErr w:type="spellEnd"/>
      <w:r w:rsidRPr="005D7FE3">
        <w:rPr>
          <w:rStyle w:val="selectable"/>
          <w:rFonts w:ascii="Times New Roman" w:hAnsi="Times New Roman" w:cs="Times New Roman"/>
          <w:color w:val="000000"/>
          <w:sz w:val="24"/>
          <w:szCs w:val="24"/>
        </w:rPr>
        <w:t xml:space="preserve"> H, Bamford S, </w:t>
      </w:r>
      <w:proofErr w:type="spellStart"/>
      <w:r w:rsidRPr="005D7FE3">
        <w:rPr>
          <w:rStyle w:val="selectable"/>
          <w:rFonts w:ascii="Times New Roman" w:hAnsi="Times New Roman" w:cs="Times New Roman"/>
          <w:color w:val="000000"/>
          <w:sz w:val="24"/>
          <w:szCs w:val="24"/>
        </w:rPr>
        <w:t>Bindal</w:t>
      </w:r>
      <w:proofErr w:type="spellEnd"/>
      <w:r w:rsidRPr="005D7FE3">
        <w:rPr>
          <w:rStyle w:val="selectable"/>
          <w:rFonts w:ascii="Times New Roman" w:hAnsi="Times New Roman" w:cs="Times New Roman"/>
          <w:color w:val="000000"/>
          <w:sz w:val="24"/>
          <w:szCs w:val="24"/>
        </w:rPr>
        <w:t xml:space="preserve"> N, Tate J, et al. COSMIC: somatic cancer genetics at high-resolution. Nucleic Acids Research. 2017;45: D777–D783. pmid:27899578</w:t>
      </w:r>
    </w:p>
    <w:p w14:paraId="72552C4B"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 Rosen, "Comparison of Autoregressive Measures for DNA Sequence Similarity," 2007 IEEE International Workshop on Genomic Signal Processing and Statistics, </w:t>
      </w:r>
      <w:proofErr w:type="spellStart"/>
      <w:r w:rsidRPr="005D7FE3">
        <w:rPr>
          <w:rStyle w:val="selectable"/>
          <w:rFonts w:ascii="Times New Roman" w:hAnsi="Times New Roman" w:cs="Times New Roman"/>
          <w:color w:val="000000"/>
          <w:sz w:val="24"/>
          <w:szCs w:val="24"/>
        </w:rPr>
        <w:t>Tuusula</w:t>
      </w:r>
      <w:proofErr w:type="spellEnd"/>
      <w:r w:rsidRPr="005D7FE3">
        <w:rPr>
          <w:rStyle w:val="selectable"/>
          <w:rFonts w:ascii="Times New Roman" w:hAnsi="Times New Roman" w:cs="Times New Roman"/>
          <w:color w:val="000000"/>
          <w:sz w:val="24"/>
          <w:szCs w:val="24"/>
        </w:rPr>
        <w:t xml:space="preserve">, Finland, 2007, pp. 1-4,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10.1109/GENSIPS.2007.4365814</w:t>
      </w:r>
    </w:p>
    <w:p w14:paraId="4891360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Gori K, Baez-Ortega A. </w:t>
      </w:r>
      <w:proofErr w:type="spellStart"/>
      <w:r w:rsidRPr="005D7FE3">
        <w:rPr>
          <w:rStyle w:val="selectable"/>
          <w:rFonts w:ascii="Times New Roman" w:hAnsi="Times New Roman" w:cs="Times New Roman"/>
          <w:color w:val="000000"/>
          <w:sz w:val="24"/>
          <w:szCs w:val="24"/>
        </w:rPr>
        <w:t>sigfit</w:t>
      </w:r>
      <w:proofErr w:type="spellEnd"/>
      <w:r w:rsidRPr="005D7FE3">
        <w:rPr>
          <w:rStyle w:val="selectable"/>
          <w:rFonts w:ascii="Times New Roman" w:hAnsi="Times New Roman" w:cs="Times New Roman"/>
          <w:color w:val="000000"/>
          <w:sz w:val="24"/>
          <w:szCs w:val="24"/>
        </w:rPr>
        <w:t xml:space="preserve">: flexible Bayesian inference of mutational signatures.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w:t>
      </w:r>
    </w:p>
    <w:p w14:paraId="05D1887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lastRenderedPageBreak/>
        <w:t xml:space="preserve">Huang X, </w:t>
      </w:r>
      <w:proofErr w:type="spellStart"/>
      <w:r w:rsidRPr="005D7FE3">
        <w:rPr>
          <w:rStyle w:val="selectable"/>
          <w:rFonts w:ascii="Times New Roman" w:hAnsi="Times New Roman" w:cs="Times New Roman"/>
          <w:color w:val="000000"/>
          <w:sz w:val="24"/>
          <w:szCs w:val="24"/>
        </w:rPr>
        <w:t>Wojtowicz</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Przytycka</w:t>
      </w:r>
      <w:proofErr w:type="spellEnd"/>
      <w:r w:rsidRPr="005D7FE3">
        <w:rPr>
          <w:rStyle w:val="selectable"/>
          <w:rFonts w:ascii="Times New Roman" w:hAnsi="Times New Roman" w:cs="Times New Roman"/>
          <w:color w:val="000000"/>
          <w:sz w:val="24"/>
          <w:szCs w:val="24"/>
        </w:rPr>
        <w:t xml:space="preserve"> TM. Detecting presence of mutational signatures in cancer with confidence. Bioinformatics. 2018;34: 330–337</w:t>
      </w:r>
    </w:p>
    <w:p w14:paraId="024337C7" w14:textId="67BF7DD8" w:rsidR="004A4986" w:rsidRDefault="004A4986"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The ICGC/TCGA Pan-Cancer Analysis of Whole Genomes Consortium., Campbell, P.J., Getz, G. et al. Pan-cancer analysis of whole genomes. Nature 578, 82–93 (2020)</w:t>
      </w:r>
    </w:p>
    <w:p w14:paraId="526D6811" w14:textId="5711D147" w:rsidR="005D7FE3" w:rsidRPr="005D7FE3" w:rsidRDefault="005D7FE3">
      <w:pPr>
        <w:rPr>
          <w:rStyle w:val="selectable"/>
          <w:rFonts w:ascii="Times New Roman" w:hAnsi="Times New Roman" w:cs="Times New Roman"/>
          <w:color w:val="000000"/>
          <w:sz w:val="24"/>
          <w:szCs w:val="24"/>
        </w:rPr>
        <w:pPrChange w:id="29" w:author="Pandey,Palash" w:date="2021-03-16T00:39:00Z">
          <w:pPr>
            <w:jc w:val="both"/>
          </w:pPr>
        </w:pPrChange>
      </w:pPr>
      <w:r w:rsidRPr="005D7FE3">
        <w:rPr>
          <w:rStyle w:val="selectable"/>
          <w:rFonts w:ascii="Times New Roman" w:hAnsi="Times New Roman" w:cs="Times New Roman"/>
          <w:color w:val="000000"/>
          <w:sz w:val="24"/>
          <w:szCs w:val="24"/>
        </w:rPr>
        <w:t xml:space="preserve">Iqbal, W., </w:t>
      </w:r>
      <w:proofErr w:type="spellStart"/>
      <w:r w:rsidRPr="005D7FE3">
        <w:rPr>
          <w:rStyle w:val="selectable"/>
          <w:rFonts w:ascii="Times New Roman" w:hAnsi="Times New Roman" w:cs="Times New Roman"/>
          <w:color w:val="000000"/>
          <w:sz w:val="24"/>
          <w:szCs w:val="24"/>
        </w:rPr>
        <w:t>Demidova</w:t>
      </w:r>
      <w:proofErr w:type="spellEnd"/>
      <w:r w:rsidRPr="005D7FE3">
        <w:rPr>
          <w:rStyle w:val="selectable"/>
          <w:rFonts w:ascii="Times New Roman" w:hAnsi="Times New Roman" w:cs="Times New Roman"/>
          <w:color w:val="000000"/>
          <w:sz w:val="24"/>
          <w:szCs w:val="24"/>
        </w:rPr>
        <w:t xml:space="preserve">, E., Serrao, S., </w:t>
      </w:r>
      <w:proofErr w:type="spellStart"/>
      <w:r w:rsidRPr="005D7FE3">
        <w:rPr>
          <w:rStyle w:val="selectable"/>
          <w:rFonts w:ascii="Times New Roman" w:hAnsi="Times New Roman" w:cs="Times New Roman"/>
          <w:color w:val="000000"/>
          <w:sz w:val="24"/>
          <w:szCs w:val="24"/>
        </w:rPr>
        <w:t>ValizadehAslani</w:t>
      </w:r>
      <w:proofErr w:type="spellEnd"/>
      <w:r w:rsidRPr="005D7FE3">
        <w:rPr>
          <w:rStyle w:val="selectable"/>
          <w:rFonts w:ascii="Times New Roman" w:hAnsi="Times New Roman" w:cs="Times New Roman"/>
          <w:color w:val="000000"/>
          <w:sz w:val="24"/>
          <w:szCs w:val="24"/>
        </w:rPr>
        <w:t>, T., Rosen, G., &amp; Arora, S. (2020). RRM2B is frequently amplified across multiple tumor types: non-oncogenic addiction and therapeutic opportunities.</w:t>
      </w:r>
      <w:ins w:id="30" w:author="Pandey,Palash" w:date="2021-03-16T00:37:00Z">
        <w:r w:rsidR="0072748F" w:rsidRPr="0072748F">
          <w:t xml:space="preserve"> </w:t>
        </w:r>
        <w:r w:rsidR="0072748F" w:rsidRPr="0072748F">
          <w:rPr>
            <w:rStyle w:val="selectable"/>
            <w:rFonts w:ascii="Times New Roman" w:hAnsi="Times New Roman" w:cs="Times New Roman"/>
            <w:color w:val="000000"/>
            <w:sz w:val="24"/>
            <w:szCs w:val="24"/>
          </w:rPr>
          <w:t>Frontiers in Genetics</w:t>
        </w:r>
      </w:ins>
      <w:ins w:id="31" w:author="Pandey,Palash" w:date="2021-03-16T00:38:00Z">
        <w:r w:rsidR="0072748F">
          <w:rPr>
            <w:rStyle w:val="selectable"/>
            <w:rFonts w:ascii="Times New Roman" w:hAnsi="Times New Roman" w:cs="Times New Roman"/>
            <w:color w:val="000000"/>
            <w:sz w:val="24"/>
            <w:szCs w:val="24"/>
          </w:rPr>
          <w:t xml:space="preserve"> 358</w:t>
        </w:r>
      </w:ins>
      <w:ins w:id="32" w:author="Pandey,Palash" w:date="2021-03-16T00:39:00Z">
        <w:r w:rsidR="0072748F">
          <w:rPr>
            <w:rStyle w:val="selectable"/>
            <w:rFonts w:ascii="Times New Roman" w:hAnsi="Times New Roman" w:cs="Times New Roman"/>
            <w:color w:val="000000"/>
            <w:sz w:val="24"/>
            <w:szCs w:val="24"/>
          </w:rPr>
          <w:t>,</w:t>
        </w:r>
      </w:ins>
      <w:del w:id="33" w:author="Pandey,Palash" w:date="2021-03-16T00:38:00Z">
        <w:r w:rsidRPr="005D7FE3" w:rsidDel="0072748F">
          <w:rPr>
            <w:rStyle w:val="selectable"/>
            <w:rFonts w:ascii="Times New Roman" w:hAnsi="Times New Roman" w:cs="Times New Roman"/>
            <w:color w:val="000000"/>
            <w:sz w:val="24"/>
            <w:szCs w:val="24"/>
          </w:rPr>
          <w:delText xml:space="preserve"> </w:delText>
        </w:r>
      </w:del>
      <w:r w:rsidRPr="005D7FE3">
        <w:rPr>
          <w:rStyle w:val="selectable"/>
          <w:rFonts w:ascii="Times New Roman" w:hAnsi="Times New Roman" w:cs="Times New Roman"/>
          <w:color w:val="000000"/>
          <w:sz w:val="24"/>
          <w:szCs w:val="24"/>
        </w:rPr>
        <w:t xml:space="preserve">doi: </w:t>
      </w:r>
      <w:ins w:id="34" w:author="Pandey,Palash" w:date="2021-03-16T00:36:00Z">
        <w:r w:rsidR="0072748F" w:rsidRPr="0072748F">
          <w:rPr>
            <w:rStyle w:val="selectable"/>
            <w:rFonts w:ascii="Times New Roman" w:hAnsi="Times New Roman" w:cs="Times New Roman"/>
            <w:color w:val="000000"/>
            <w:sz w:val="24"/>
            <w:szCs w:val="24"/>
          </w:rPr>
          <w:t>10.3389/fgene.2021.62875</w:t>
        </w:r>
      </w:ins>
      <w:del w:id="35" w:author="Pandey,Palash" w:date="2021-03-16T00:36:00Z">
        <w:r w:rsidRPr="005D7FE3" w:rsidDel="0072748F">
          <w:rPr>
            <w:rStyle w:val="selectable"/>
            <w:rFonts w:ascii="Times New Roman" w:hAnsi="Times New Roman" w:cs="Times New Roman"/>
            <w:color w:val="000000"/>
            <w:sz w:val="24"/>
            <w:szCs w:val="24"/>
          </w:rPr>
          <w:delText>10.1101/2020.09.10.291567 </w:delText>
        </w:r>
      </w:del>
      <w:r w:rsidRPr="005D7FE3">
        <w:rPr>
          <w:rStyle w:val="selectable"/>
          <w:rFonts w:ascii="Times New Roman" w:hAnsi="Times New Roman" w:cs="Times New Roman"/>
          <w:color w:val="000000"/>
          <w:sz w:val="24"/>
          <w:szCs w:val="24"/>
        </w:rPr>
        <w:t xml:space="preserve"> </w:t>
      </w:r>
    </w:p>
    <w:p w14:paraId="4A3E3369"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Lee-Six, H. et al. The landscape of somatic mutation in normal colorectal epithelial cells. Nature 574, 532–537,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10.1038/s41586-019-1672-7 (2019)</w:t>
      </w:r>
    </w:p>
    <w:p w14:paraId="4F4717D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Maura, F., </w:t>
      </w:r>
      <w:proofErr w:type="spellStart"/>
      <w:r w:rsidRPr="005D7FE3">
        <w:rPr>
          <w:rStyle w:val="selectable"/>
          <w:rFonts w:ascii="Times New Roman" w:hAnsi="Times New Roman" w:cs="Times New Roman"/>
          <w:color w:val="000000"/>
          <w:sz w:val="24"/>
          <w:szCs w:val="24"/>
        </w:rPr>
        <w:t>Degasperi</w:t>
      </w:r>
      <w:proofErr w:type="spellEnd"/>
      <w:r w:rsidRPr="005D7FE3">
        <w:rPr>
          <w:rStyle w:val="selectable"/>
          <w:rFonts w:ascii="Times New Roman" w:hAnsi="Times New Roman" w:cs="Times New Roman"/>
          <w:color w:val="000000"/>
          <w:sz w:val="24"/>
          <w:szCs w:val="24"/>
        </w:rPr>
        <w:t xml:space="preserve">, A., </w:t>
      </w:r>
      <w:proofErr w:type="spellStart"/>
      <w:r w:rsidRPr="005D7FE3">
        <w:rPr>
          <w:rStyle w:val="selectable"/>
          <w:rFonts w:ascii="Times New Roman" w:hAnsi="Times New Roman" w:cs="Times New Roman"/>
          <w:color w:val="000000"/>
          <w:sz w:val="24"/>
          <w:szCs w:val="24"/>
        </w:rPr>
        <w:t>Nadeu</w:t>
      </w:r>
      <w:proofErr w:type="spellEnd"/>
      <w:r w:rsidRPr="005D7FE3">
        <w:rPr>
          <w:rStyle w:val="selectable"/>
          <w:rFonts w:ascii="Times New Roman" w:hAnsi="Times New Roman" w:cs="Times New Roman"/>
          <w:color w:val="000000"/>
          <w:sz w:val="24"/>
          <w:szCs w:val="24"/>
        </w:rPr>
        <w:t>, F. et al. A practical guide for mutational signature analysis in hematological malignancies. Nature Communications 10, 2969 (2019)</w:t>
      </w:r>
    </w:p>
    <w:p w14:paraId="75696A2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Mayakonda</w:t>
      </w:r>
      <w:proofErr w:type="spellEnd"/>
      <w:r w:rsidRPr="005D7FE3">
        <w:rPr>
          <w:rStyle w:val="selectable"/>
          <w:rFonts w:ascii="Times New Roman" w:hAnsi="Times New Roman" w:cs="Times New Roman"/>
          <w:color w:val="000000"/>
          <w:sz w:val="24"/>
          <w:szCs w:val="24"/>
        </w:rPr>
        <w:t>, Anand, et al. “</w:t>
      </w:r>
      <w:proofErr w:type="spellStart"/>
      <w:r w:rsidRPr="005D7FE3">
        <w:rPr>
          <w:rStyle w:val="selectable"/>
          <w:rFonts w:ascii="Times New Roman" w:hAnsi="Times New Roman" w:cs="Times New Roman"/>
          <w:color w:val="000000"/>
          <w:sz w:val="24"/>
          <w:szCs w:val="24"/>
        </w:rPr>
        <w:t>Maftools</w:t>
      </w:r>
      <w:proofErr w:type="spellEnd"/>
      <w:r w:rsidRPr="005D7FE3">
        <w:rPr>
          <w:rStyle w:val="selectable"/>
          <w:rFonts w:ascii="Times New Roman" w:hAnsi="Times New Roman" w:cs="Times New Roman"/>
          <w:color w:val="000000"/>
          <w:sz w:val="24"/>
          <w:szCs w:val="24"/>
        </w:rPr>
        <w:t>: efficient and comprehensive analysis of somatic variants in cancer.” Genome research 28.11 (2018): 1747-1756</w:t>
      </w:r>
    </w:p>
    <w:p w14:paraId="6819D046"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Moore, L. et al. The mutational landscape of normal human endometrial epithelium. Nature 580, 640–646,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10.1038/s41586-020-2214-z (2020).</w:t>
      </w:r>
    </w:p>
    <w:p w14:paraId="41580E88"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Omichessan</w:t>
      </w:r>
      <w:proofErr w:type="spellEnd"/>
      <w:r w:rsidRPr="005D7FE3">
        <w:rPr>
          <w:rStyle w:val="selectable"/>
          <w:rFonts w:ascii="Times New Roman" w:hAnsi="Times New Roman" w:cs="Times New Roman"/>
          <w:color w:val="000000"/>
          <w:sz w:val="24"/>
          <w:szCs w:val="24"/>
        </w:rPr>
        <w:t xml:space="preserve"> H, </w:t>
      </w:r>
      <w:proofErr w:type="spellStart"/>
      <w:r w:rsidRPr="005D7FE3">
        <w:rPr>
          <w:rStyle w:val="selectable"/>
          <w:rFonts w:ascii="Times New Roman" w:hAnsi="Times New Roman" w:cs="Times New Roman"/>
          <w:color w:val="000000"/>
          <w:sz w:val="24"/>
          <w:szCs w:val="24"/>
        </w:rPr>
        <w:t>Severi</w:t>
      </w:r>
      <w:proofErr w:type="spellEnd"/>
      <w:r w:rsidRPr="005D7FE3">
        <w:rPr>
          <w:rStyle w:val="selectable"/>
          <w:rFonts w:ascii="Times New Roman" w:hAnsi="Times New Roman" w:cs="Times New Roman"/>
          <w:color w:val="000000"/>
          <w:sz w:val="24"/>
          <w:szCs w:val="24"/>
        </w:rPr>
        <w:t xml:space="preserve"> G, </w:t>
      </w:r>
      <w:proofErr w:type="spellStart"/>
      <w:r w:rsidRPr="005D7FE3">
        <w:rPr>
          <w:rStyle w:val="selectable"/>
          <w:rFonts w:ascii="Times New Roman" w:hAnsi="Times New Roman" w:cs="Times New Roman"/>
          <w:color w:val="000000"/>
          <w:sz w:val="24"/>
          <w:szCs w:val="24"/>
        </w:rPr>
        <w:t>Perduca</w:t>
      </w:r>
      <w:proofErr w:type="spellEnd"/>
      <w:r w:rsidRPr="005D7FE3">
        <w:rPr>
          <w:rStyle w:val="selectable"/>
          <w:rFonts w:ascii="Times New Roman" w:hAnsi="Times New Roman" w:cs="Times New Roman"/>
          <w:color w:val="000000"/>
          <w:sz w:val="24"/>
          <w:szCs w:val="24"/>
        </w:rPr>
        <w:t xml:space="preserve"> V (2019) Computational tools to detect signatures of mutational processes in DNA from </w:t>
      </w:r>
      <w:proofErr w:type="spellStart"/>
      <w:r w:rsidRPr="005D7FE3">
        <w:rPr>
          <w:rStyle w:val="selectable"/>
          <w:rFonts w:ascii="Times New Roman" w:hAnsi="Times New Roman" w:cs="Times New Roman"/>
          <w:color w:val="000000"/>
          <w:sz w:val="24"/>
          <w:szCs w:val="24"/>
        </w:rPr>
        <w:t>tumours</w:t>
      </w:r>
      <w:proofErr w:type="spellEnd"/>
      <w:r w:rsidRPr="005D7FE3">
        <w:rPr>
          <w:rStyle w:val="selectable"/>
          <w:rFonts w:ascii="Times New Roman" w:hAnsi="Times New Roman" w:cs="Times New Roman"/>
          <w:color w:val="000000"/>
          <w:sz w:val="24"/>
          <w:szCs w:val="24"/>
        </w:rPr>
        <w:t>: A review and empirical comparison of performance. PLOS ONE 14(9): e0221235 </w:t>
      </w:r>
    </w:p>
    <w:p w14:paraId="6A324FF8"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Robinson, P., </w:t>
      </w:r>
      <w:proofErr w:type="spellStart"/>
      <w:r w:rsidRPr="005D7FE3">
        <w:rPr>
          <w:rStyle w:val="selectable"/>
          <w:rFonts w:ascii="Times New Roman" w:hAnsi="Times New Roman" w:cs="Times New Roman"/>
          <w:color w:val="000000"/>
          <w:sz w:val="24"/>
          <w:szCs w:val="24"/>
        </w:rPr>
        <w:t>Coorens</w:t>
      </w:r>
      <w:proofErr w:type="spellEnd"/>
      <w:r w:rsidRPr="005D7FE3">
        <w:rPr>
          <w:rStyle w:val="selectable"/>
          <w:rFonts w:ascii="Times New Roman" w:hAnsi="Times New Roman" w:cs="Times New Roman"/>
          <w:color w:val="000000"/>
          <w:sz w:val="24"/>
          <w:szCs w:val="24"/>
        </w:rPr>
        <w:t xml:space="preserve">, T., </w:t>
      </w:r>
      <w:proofErr w:type="spellStart"/>
      <w:r w:rsidRPr="005D7FE3">
        <w:rPr>
          <w:rStyle w:val="selectable"/>
          <w:rFonts w:ascii="Times New Roman" w:hAnsi="Times New Roman" w:cs="Times New Roman"/>
          <w:color w:val="000000"/>
          <w:sz w:val="24"/>
          <w:szCs w:val="24"/>
        </w:rPr>
        <w:t>Palles</w:t>
      </w:r>
      <w:proofErr w:type="spellEnd"/>
      <w:r w:rsidRPr="005D7FE3">
        <w:rPr>
          <w:rStyle w:val="selectable"/>
          <w:rFonts w:ascii="Times New Roman" w:hAnsi="Times New Roman" w:cs="Times New Roman"/>
          <w:color w:val="000000"/>
          <w:sz w:val="24"/>
          <w:szCs w:val="24"/>
        </w:rPr>
        <w:t xml:space="preserve">, C., Mitchell, E., </w:t>
      </w:r>
      <w:proofErr w:type="spellStart"/>
      <w:r w:rsidRPr="005D7FE3">
        <w:rPr>
          <w:rStyle w:val="selectable"/>
          <w:rFonts w:ascii="Times New Roman" w:hAnsi="Times New Roman" w:cs="Times New Roman"/>
          <w:color w:val="000000"/>
          <w:sz w:val="24"/>
          <w:szCs w:val="24"/>
        </w:rPr>
        <w:t>Abascal</w:t>
      </w:r>
      <w:proofErr w:type="spellEnd"/>
      <w:r w:rsidRPr="005D7FE3">
        <w:rPr>
          <w:rStyle w:val="selectable"/>
          <w:rFonts w:ascii="Times New Roman" w:hAnsi="Times New Roman" w:cs="Times New Roman"/>
          <w:color w:val="000000"/>
          <w:sz w:val="24"/>
          <w:szCs w:val="24"/>
        </w:rPr>
        <w:t xml:space="preserve">, F., &amp; </w:t>
      </w:r>
      <w:proofErr w:type="spellStart"/>
      <w:r w:rsidRPr="005D7FE3">
        <w:rPr>
          <w:rStyle w:val="selectable"/>
          <w:rFonts w:ascii="Times New Roman" w:hAnsi="Times New Roman" w:cs="Times New Roman"/>
          <w:color w:val="000000"/>
          <w:sz w:val="24"/>
          <w:szCs w:val="24"/>
        </w:rPr>
        <w:t>Olafsson</w:t>
      </w:r>
      <w:proofErr w:type="spellEnd"/>
      <w:r w:rsidRPr="005D7FE3">
        <w:rPr>
          <w:rStyle w:val="selectable"/>
          <w:rFonts w:ascii="Times New Roman" w:hAnsi="Times New Roman" w:cs="Times New Roman"/>
          <w:color w:val="000000"/>
          <w:sz w:val="24"/>
          <w:szCs w:val="24"/>
        </w:rPr>
        <w:t xml:space="preserve">, S. et al. (2020). Elevated somatic mutation burdens in normal human cells due to defective DNA polymerases.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10.1101/2020.06.23.167668</w:t>
      </w:r>
    </w:p>
    <w:p w14:paraId="2732D1C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Rosenthal R, </w:t>
      </w:r>
      <w:proofErr w:type="spellStart"/>
      <w:r w:rsidRPr="005D7FE3">
        <w:rPr>
          <w:rStyle w:val="selectable"/>
          <w:rFonts w:ascii="Times New Roman" w:hAnsi="Times New Roman" w:cs="Times New Roman"/>
          <w:color w:val="000000"/>
          <w:sz w:val="24"/>
          <w:szCs w:val="24"/>
        </w:rPr>
        <w:t>McGranahan</w:t>
      </w:r>
      <w:proofErr w:type="spellEnd"/>
      <w:r w:rsidRPr="005D7FE3">
        <w:rPr>
          <w:rStyle w:val="selectable"/>
          <w:rFonts w:ascii="Times New Roman" w:hAnsi="Times New Roman" w:cs="Times New Roman"/>
          <w:color w:val="000000"/>
          <w:sz w:val="24"/>
          <w:szCs w:val="24"/>
        </w:rPr>
        <w:t xml:space="preserve"> N, Herrero J, Taylor BS, Swanton C. </w:t>
      </w:r>
      <w:proofErr w:type="spellStart"/>
      <w:r w:rsidRPr="005D7FE3">
        <w:rPr>
          <w:rStyle w:val="selectable"/>
          <w:rFonts w:ascii="Times New Roman" w:hAnsi="Times New Roman" w:cs="Times New Roman"/>
          <w:color w:val="000000"/>
          <w:sz w:val="24"/>
          <w:szCs w:val="24"/>
        </w:rPr>
        <w:t>deconstructSigs</w:t>
      </w:r>
      <w:proofErr w:type="spellEnd"/>
      <w:r w:rsidRPr="005D7FE3">
        <w:rPr>
          <w:rStyle w:val="selectable"/>
          <w:rFonts w:ascii="Times New Roman" w:hAnsi="Times New Roman" w:cs="Times New Roman"/>
          <w:color w:val="000000"/>
          <w:sz w:val="24"/>
          <w:szCs w:val="24"/>
        </w:rPr>
        <w:t>: delineating mutational processes in single tumors distinguishes DNA repair deficiencies and patterns of carcinoma evolution. Genome Biology. 2016;17. pmid:26899170</w:t>
      </w:r>
    </w:p>
    <w:p w14:paraId="63A5D23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Wang, </w:t>
      </w:r>
      <w:proofErr w:type="spellStart"/>
      <w:r w:rsidRPr="005D7FE3">
        <w:rPr>
          <w:rStyle w:val="selectable"/>
          <w:rFonts w:ascii="Times New Roman" w:hAnsi="Times New Roman" w:cs="Times New Roman"/>
          <w:color w:val="000000"/>
          <w:sz w:val="24"/>
          <w:szCs w:val="24"/>
        </w:rPr>
        <w:t>Shixiang</w:t>
      </w:r>
      <w:proofErr w:type="spellEnd"/>
      <w:r w:rsidRPr="005D7FE3">
        <w:rPr>
          <w:rStyle w:val="selectable"/>
          <w:rFonts w:ascii="Times New Roman" w:hAnsi="Times New Roman" w:cs="Times New Roman"/>
          <w:color w:val="000000"/>
          <w:sz w:val="24"/>
          <w:szCs w:val="24"/>
        </w:rPr>
        <w:t xml:space="preserve">, et al. “Copy number signature analyses in prostate cancer reveal distinct etiologies and clinical outcomes” </w:t>
      </w:r>
      <w:proofErr w:type="spellStart"/>
      <w:r w:rsidRPr="005D7FE3">
        <w:rPr>
          <w:rStyle w:val="selectable"/>
          <w:rFonts w:ascii="Times New Roman" w:hAnsi="Times New Roman" w:cs="Times New Roman"/>
          <w:color w:val="000000"/>
          <w:sz w:val="24"/>
          <w:szCs w:val="24"/>
        </w:rPr>
        <w:t>medRxiv</w:t>
      </w:r>
      <w:proofErr w:type="spellEnd"/>
      <w:r w:rsidRPr="005D7FE3">
        <w:rPr>
          <w:rStyle w:val="selectable"/>
          <w:rFonts w:ascii="Times New Roman" w:hAnsi="Times New Roman" w:cs="Times New Roman"/>
          <w:color w:val="000000"/>
          <w:sz w:val="24"/>
          <w:szCs w:val="24"/>
        </w:rPr>
        <w:t xml:space="preserve"> (2020) </w:t>
      </w:r>
    </w:p>
    <w:p w14:paraId="7B9845B2" w14:textId="0F8BDF93" w:rsidR="001326E8" w:rsidRDefault="005D7FE3" w:rsidP="005D7FE3">
      <w:pPr>
        <w:jc w:val="both"/>
      </w:pPr>
      <w:proofErr w:type="spellStart"/>
      <w:r w:rsidRPr="005D7FE3">
        <w:rPr>
          <w:rStyle w:val="selectable"/>
          <w:rFonts w:ascii="Times New Roman" w:hAnsi="Times New Roman" w:cs="Times New Roman"/>
          <w:color w:val="000000"/>
          <w:sz w:val="24"/>
          <w:szCs w:val="24"/>
        </w:rPr>
        <w:t>Yemin</w:t>
      </w:r>
      <w:proofErr w:type="spellEnd"/>
      <w:r w:rsidRPr="005D7FE3">
        <w:rPr>
          <w:rStyle w:val="selectable"/>
          <w:rFonts w:ascii="Times New Roman" w:hAnsi="Times New Roman" w:cs="Times New Roman"/>
          <w:color w:val="000000"/>
          <w:sz w:val="24"/>
          <w:szCs w:val="24"/>
        </w:rPr>
        <w:t xml:space="preserve"> Lan, J. Calvin Morrison, Ruth </w:t>
      </w:r>
      <w:proofErr w:type="spellStart"/>
      <w:r w:rsidRPr="005D7FE3">
        <w:rPr>
          <w:rStyle w:val="selectable"/>
          <w:rFonts w:ascii="Times New Roman" w:hAnsi="Times New Roman" w:cs="Times New Roman"/>
          <w:color w:val="000000"/>
          <w:sz w:val="24"/>
          <w:szCs w:val="24"/>
        </w:rPr>
        <w:t>Hershberg</w:t>
      </w:r>
      <w:proofErr w:type="spellEnd"/>
      <w:r w:rsidRPr="005D7FE3">
        <w:rPr>
          <w:rStyle w:val="selectable"/>
          <w:rFonts w:ascii="Times New Roman" w:hAnsi="Times New Roman" w:cs="Times New Roman"/>
          <w:color w:val="000000"/>
          <w:sz w:val="24"/>
          <w:szCs w:val="24"/>
        </w:rPr>
        <w:t xml:space="preserve">, Gail L. Rosen, POGO-DB—a database of pairwise-comparisons of genomes and conserved orthologous genes, Nucleic Acids Research, Volume 42, Issue D1, 1 January 2014, Pages D625–D632, </w:t>
      </w:r>
      <w:hyperlink r:id="rId18" w:history="1">
        <w:r w:rsidR="0023628A" w:rsidRPr="001D6FB4">
          <w:rPr>
            <w:rStyle w:val="Hyperlink"/>
          </w:rPr>
          <w:t>https://doi.org/10.1093/nar/gkt1094</w:t>
        </w:r>
      </w:hyperlink>
    </w:p>
    <w:p w14:paraId="040CD449" w14:textId="7B38ABBD" w:rsidR="004A4986" w:rsidRDefault="004A4986" w:rsidP="005D7FE3">
      <w:pPr>
        <w:jc w:val="both"/>
      </w:pPr>
      <w:r w:rsidRPr="005D7FE3">
        <w:rPr>
          <w:rStyle w:val="selectable"/>
          <w:rFonts w:ascii="Times New Roman" w:hAnsi="Times New Roman" w:cs="Times New Roman"/>
          <w:color w:val="000000"/>
          <w:sz w:val="24"/>
          <w:szCs w:val="24"/>
        </w:rPr>
        <w:t xml:space="preserve">Yoshida, K. et al. Tobacco smoking and somatic mutations in human bronchial epithelium. Nature 578, 266–272,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10.1038/s41586-020-1961-1 (2020).</w:t>
      </w:r>
    </w:p>
    <w:p w14:paraId="20090544" w14:textId="12C771FE" w:rsidR="00194345" w:rsidRPr="001D6FB4" w:rsidRDefault="00063CFE" w:rsidP="005D7FE3">
      <w:pPr>
        <w:jc w:val="both"/>
        <w:rPr>
          <w:rFonts w:ascii="Times New Roman" w:hAnsi="Times New Roman" w:cs="Times New Roman"/>
          <w:color w:val="000000"/>
          <w:sz w:val="24"/>
          <w:szCs w:val="24"/>
        </w:rPr>
      </w:pPr>
      <w:r>
        <w:rPr>
          <w:noProof/>
          <w:sz w:val="16"/>
          <w:szCs w:val="16"/>
        </w:rPr>
        <w:lastRenderedPageBreak/>
        <w:drawing>
          <wp:inline distT="0" distB="0" distL="0" distR="0" wp14:anchorId="086CE090" wp14:editId="622F5C03">
            <wp:extent cx="5943600" cy="4902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943600" cy="4902200"/>
                    </a:xfrm>
                    <a:prstGeom prst="rect">
                      <a:avLst/>
                    </a:prstGeom>
                  </pic:spPr>
                </pic:pic>
              </a:graphicData>
            </a:graphic>
          </wp:inline>
        </w:drawing>
      </w:r>
      <w:commentRangeStart w:id="36"/>
      <w:commentRangeEnd w:id="36"/>
      <w:r w:rsidR="008C42E2">
        <w:rPr>
          <w:rStyle w:val="CommentReference"/>
        </w:rPr>
        <w:commentReference w:id="36"/>
      </w:r>
      <w:r w:rsidR="00DD0B9F">
        <w:rPr>
          <w:rFonts w:ascii="Times New Roman" w:hAnsi="Times New Roman" w:cs="Times New Roman"/>
          <w:color w:val="000000"/>
          <w:sz w:val="24"/>
          <w:szCs w:val="24"/>
        </w:rPr>
        <w:tab/>
      </w:r>
    </w:p>
    <w:p w14:paraId="64908632" w14:textId="366D30AE" w:rsidR="00C43F02" w:rsidRPr="00D30079" w:rsidRDefault="00C43F02" w:rsidP="00D30079">
      <w:pPr>
        <w:jc w:val="both"/>
        <w:rPr>
          <w:rFonts w:ascii="Times New Roman" w:hAnsi="Times New Roman" w:cs="Times New Roman"/>
          <w:sz w:val="24"/>
          <w:szCs w:val="24"/>
        </w:rPr>
      </w:pPr>
      <w:r w:rsidRPr="00BC399B">
        <w:rPr>
          <w:rFonts w:ascii="Times New Roman" w:hAnsi="Times New Roman" w:cs="Times New Roman"/>
          <w:b/>
          <w:bCs/>
          <w:sz w:val="24"/>
          <w:szCs w:val="24"/>
        </w:rPr>
        <w:t xml:space="preserve">Figure 1. </w:t>
      </w:r>
      <w:r w:rsidR="00A653D1">
        <w:rPr>
          <w:rFonts w:ascii="Times New Roman" w:hAnsi="Times New Roman" w:cs="Times New Roman"/>
          <w:b/>
          <w:bCs/>
          <w:sz w:val="24"/>
          <w:szCs w:val="24"/>
        </w:rPr>
        <w:t xml:space="preserve">Workflow and results for </w:t>
      </w:r>
      <w:proofErr w:type="spellStart"/>
      <w:r w:rsidR="00A653D1">
        <w:rPr>
          <w:rFonts w:ascii="Times New Roman" w:hAnsi="Times New Roman" w:cs="Times New Roman"/>
          <w:b/>
          <w:bCs/>
          <w:sz w:val="24"/>
          <w:szCs w:val="24"/>
        </w:rPr>
        <w:t>metaMutationalSig</w:t>
      </w:r>
      <w:r w:rsidR="00BC3AD7">
        <w:rPr>
          <w:rFonts w:ascii="Times New Roman" w:hAnsi="Times New Roman" w:cs="Times New Roman"/>
          <w:b/>
          <w:bCs/>
          <w:sz w:val="24"/>
          <w:szCs w:val="24"/>
        </w:rPr>
        <w:softHyphen/>
      </w:r>
      <w:r w:rsidR="00A653D1" w:rsidRPr="00BC3AD7">
        <w:rPr>
          <w:rFonts w:ascii="Times New Roman" w:hAnsi="Times New Roman" w:cs="Times New Roman"/>
          <w:b/>
          <w:bCs/>
          <w:sz w:val="24"/>
          <w:szCs w:val="24"/>
        </w:rPr>
        <w:t>s</w:t>
      </w:r>
      <w:proofErr w:type="spellEnd"/>
      <w:r w:rsidRPr="00BC3AD7">
        <w:rPr>
          <w:rFonts w:ascii="Times New Roman" w:hAnsi="Times New Roman" w:cs="Times New Roman"/>
          <w:b/>
          <w:bCs/>
          <w:sz w:val="24"/>
          <w:szCs w:val="24"/>
        </w:rPr>
        <w:t>.</w:t>
      </w:r>
      <w:r w:rsidRPr="00BC399B">
        <w:rPr>
          <w:rFonts w:ascii="Times New Roman" w:hAnsi="Times New Roman" w:cs="Times New Roman"/>
          <w:b/>
          <w:bCs/>
          <w:sz w:val="24"/>
          <w:szCs w:val="24"/>
        </w:rPr>
        <w:t xml:space="preserve"> </w:t>
      </w:r>
      <w:r w:rsidRPr="00D30079">
        <w:rPr>
          <w:rFonts w:ascii="Times New Roman" w:hAnsi="Times New Roman" w:cs="Times New Roman"/>
          <w:sz w:val="24"/>
          <w:szCs w:val="24"/>
        </w:rPr>
        <w:t xml:space="preserve">A) </w:t>
      </w:r>
      <w:r w:rsidR="008C42E2">
        <w:rPr>
          <w:rFonts w:ascii="Times New Roman" w:hAnsi="Times New Roman" w:cs="Times New Roman"/>
          <w:sz w:val="24"/>
          <w:szCs w:val="24"/>
        </w:rPr>
        <w:t xml:space="preserve">The </w:t>
      </w:r>
      <w:r w:rsidRPr="00D30079">
        <w:rPr>
          <w:rFonts w:ascii="Times New Roman" w:hAnsi="Times New Roman" w:cs="Times New Roman"/>
          <w:sz w:val="24"/>
          <w:szCs w:val="24"/>
        </w:rPr>
        <w:t>Workflow for mutational signature analysis</w:t>
      </w:r>
      <w:r w:rsidR="008C42E2">
        <w:rPr>
          <w:rFonts w:ascii="Times New Roman" w:hAnsi="Times New Roman" w:cs="Times New Roman"/>
          <w:sz w:val="24"/>
          <w:szCs w:val="24"/>
        </w:rPr>
        <w:t>, starting with a BAM file of a sequenced genome or exome and followed by variant calling, filtering, and annotation</w:t>
      </w:r>
      <w:r w:rsidRPr="00D30079">
        <w:rPr>
          <w:rFonts w:ascii="Times New Roman" w:hAnsi="Times New Roman" w:cs="Times New Roman"/>
          <w:sz w:val="24"/>
          <w:szCs w:val="24"/>
        </w:rPr>
        <w:t xml:space="preserve">. Our tool MetaMutationalSigs </w:t>
      </w:r>
      <w:r w:rsidR="008C42E2">
        <w:rPr>
          <w:rFonts w:ascii="Times New Roman" w:hAnsi="Times New Roman" w:cs="Times New Roman"/>
          <w:sz w:val="24"/>
          <w:szCs w:val="24"/>
        </w:rPr>
        <w:t xml:space="preserve">analyzes signatures found </w:t>
      </w:r>
      <w:r w:rsidR="00742289">
        <w:rPr>
          <w:rFonts w:ascii="Times New Roman" w:hAnsi="Times New Roman" w:cs="Times New Roman"/>
          <w:sz w:val="24"/>
          <w:szCs w:val="24"/>
        </w:rPr>
        <w:t>in a variant calling file</w:t>
      </w:r>
      <w:r w:rsidR="008C42E2">
        <w:rPr>
          <w:rFonts w:ascii="Times New Roman" w:hAnsi="Times New Roman" w:cs="Times New Roman"/>
          <w:sz w:val="24"/>
          <w:szCs w:val="24"/>
        </w:rPr>
        <w:t>.</w:t>
      </w:r>
      <w:r w:rsidRPr="00D30079">
        <w:rPr>
          <w:rFonts w:ascii="Times New Roman" w:hAnsi="Times New Roman" w:cs="Times New Roman"/>
          <w:sz w:val="24"/>
          <w:szCs w:val="24"/>
        </w:rPr>
        <w:t xml:space="preserve"> B) Heatmap of </w:t>
      </w:r>
      <w:r w:rsidR="00AD2915">
        <w:rPr>
          <w:rFonts w:ascii="Times New Roman" w:hAnsi="Times New Roman" w:cs="Times New Roman"/>
          <w:sz w:val="24"/>
          <w:szCs w:val="24"/>
        </w:rPr>
        <w:t>E</w:t>
      </w:r>
      <w:r w:rsidRPr="00D30079">
        <w:rPr>
          <w:rFonts w:ascii="Times New Roman" w:hAnsi="Times New Roman" w:cs="Times New Roman"/>
          <w:sz w:val="24"/>
          <w:szCs w:val="24"/>
        </w:rPr>
        <w:t xml:space="preserve">uclidean distance between the </w:t>
      </w:r>
      <w:r w:rsidR="003A1CDA">
        <w:rPr>
          <w:rFonts w:ascii="Times New Roman" w:hAnsi="Times New Roman" w:cs="Times New Roman"/>
          <w:sz w:val="24"/>
          <w:szCs w:val="24"/>
        </w:rPr>
        <w:t>predicted contributions</w:t>
      </w:r>
      <w:r w:rsidRPr="00D30079">
        <w:rPr>
          <w:rFonts w:ascii="Times New Roman" w:hAnsi="Times New Roman" w:cs="Times New Roman"/>
          <w:sz w:val="24"/>
          <w:szCs w:val="24"/>
        </w:rPr>
        <w:t xml:space="preserve"> of COSMIC legacy</w:t>
      </w:r>
      <w:r w:rsidR="002C3168">
        <w:rPr>
          <w:rFonts w:ascii="Times New Roman" w:hAnsi="Times New Roman" w:cs="Times New Roman"/>
          <w:sz w:val="24"/>
          <w:szCs w:val="24"/>
        </w:rPr>
        <w:t xml:space="preserve"> SBS</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 xml:space="preserve">vs. COSMIC v3 </w:t>
      </w:r>
      <w:r w:rsidR="002C3168">
        <w:rPr>
          <w:rFonts w:ascii="Times New Roman" w:hAnsi="Times New Roman" w:cs="Times New Roman"/>
          <w:sz w:val="24"/>
          <w:szCs w:val="24"/>
        </w:rPr>
        <w:t xml:space="preserve">SBS </w:t>
      </w:r>
      <w:r w:rsidRPr="00D30079">
        <w:rPr>
          <w:rFonts w:ascii="Times New Roman" w:hAnsi="Times New Roman" w:cs="Times New Roman"/>
          <w:sz w:val="24"/>
          <w:szCs w:val="24"/>
        </w:rPr>
        <w:t>signatures by different tools for a sample.</w:t>
      </w:r>
      <w:r w:rsidR="00C369F0">
        <w:rPr>
          <w:rFonts w:ascii="Times New Roman" w:hAnsi="Times New Roman" w:cs="Times New Roman"/>
          <w:sz w:val="24"/>
          <w:szCs w:val="24"/>
        </w:rPr>
        <w:t xml:space="preserve"> With the legacy signatures, tools are generally less in agreement in their </w:t>
      </w:r>
      <w:r w:rsidR="001E2873">
        <w:rPr>
          <w:rFonts w:ascii="Times New Roman" w:hAnsi="Times New Roman" w:cs="Times New Roman"/>
          <w:sz w:val="24"/>
          <w:szCs w:val="24"/>
        </w:rPr>
        <w:t>resulting signature contributions</w:t>
      </w:r>
      <w:r w:rsidR="00C369F0">
        <w:rPr>
          <w:rFonts w:ascii="Times New Roman" w:hAnsi="Times New Roman" w:cs="Times New Roman"/>
          <w:sz w:val="24"/>
          <w:szCs w:val="24"/>
        </w:rPr>
        <w:t xml:space="preserve">, while with </w:t>
      </w:r>
      <w:r w:rsidR="001E2873">
        <w:rPr>
          <w:rFonts w:ascii="Times New Roman" w:hAnsi="Times New Roman" w:cs="Times New Roman"/>
          <w:sz w:val="24"/>
          <w:szCs w:val="24"/>
        </w:rPr>
        <w:t>COSMIC v3</w:t>
      </w:r>
      <w:r w:rsidR="00C369F0">
        <w:rPr>
          <w:rFonts w:ascii="Times New Roman" w:hAnsi="Times New Roman" w:cs="Times New Roman"/>
          <w:sz w:val="24"/>
          <w:szCs w:val="24"/>
        </w:rPr>
        <w:t xml:space="preserve"> signatures, </w:t>
      </w:r>
      <w:proofErr w:type="spellStart"/>
      <w:r w:rsidR="001E2873">
        <w:rPr>
          <w:rFonts w:ascii="Times New Roman" w:hAnsi="Times New Roman" w:cs="Times New Roman"/>
          <w:sz w:val="24"/>
          <w:szCs w:val="24"/>
        </w:rPr>
        <w:t>mutationalPatterns</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Sigfit</w:t>
      </w:r>
      <w:proofErr w:type="spellEnd"/>
      <w:r w:rsidR="001E2873">
        <w:rPr>
          <w:rFonts w:ascii="Times New Roman" w:hAnsi="Times New Roman" w:cs="Times New Roman"/>
          <w:sz w:val="24"/>
          <w:szCs w:val="24"/>
        </w:rPr>
        <w:t xml:space="preserve"> are more in agreement and different from </w:t>
      </w:r>
      <w:proofErr w:type="spellStart"/>
      <w:r w:rsidR="001E2873">
        <w:rPr>
          <w:rFonts w:ascii="Times New Roman" w:hAnsi="Times New Roman" w:cs="Times New Roman"/>
          <w:sz w:val="24"/>
          <w:szCs w:val="24"/>
        </w:rPr>
        <w:t>Sigflow</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deconstructSigs</w:t>
      </w:r>
      <w:proofErr w:type="spellEnd"/>
      <w:r w:rsidR="001E2873">
        <w:rPr>
          <w:rFonts w:ascii="Times New Roman" w:hAnsi="Times New Roman" w:cs="Times New Roman"/>
          <w:sz w:val="24"/>
          <w:szCs w:val="24"/>
        </w:rPr>
        <w:t xml:space="preserve">, which are in great agreement with each other. </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C</w:t>
      </w:r>
      <w:r w:rsidRPr="00D30079">
        <w:rPr>
          <w:rFonts w:ascii="Times New Roman" w:hAnsi="Times New Roman" w:cs="Times New Roman"/>
          <w:sz w:val="24"/>
          <w:szCs w:val="24"/>
        </w:rPr>
        <w:t xml:space="preserve">) </w:t>
      </w:r>
      <w:r w:rsidR="00143A45">
        <w:rPr>
          <w:rFonts w:ascii="Times New Roman" w:hAnsi="Times New Roman" w:cs="Times New Roman"/>
          <w:sz w:val="24"/>
          <w:szCs w:val="24"/>
        </w:rPr>
        <w:t>R</w:t>
      </w:r>
      <w:r w:rsidRPr="00D30079">
        <w:rPr>
          <w:rFonts w:ascii="Times New Roman" w:hAnsi="Times New Roman" w:cs="Times New Roman"/>
          <w:sz w:val="24"/>
          <w:szCs w:val="24"/>
        </w:rPr>
        <w:t xml:space="preserve">econstruction error </w:t>
      </w:r>
      <w:r w:rsidR="00143A45">
        <w:rPr>
          <w:rFonts w:ascii="Times New Roman" w:hAnsi="Times New Roman" w:cs="Times New Roman"/>
          <w:sz w:val="24"/>
          <w:szCs w:val="24"/>
        </w:rPr>
        <w:t xml:space="preserve">(RMSE) </w:t>
      </w:r>
      <w:r w:rsidRPr="00D30079">
        <w:rPr>
          <w:rFonts w:ascii="Times New Roman" w:hAnsi="Times New Roman" w:cs="Times New Roman"/>
          <w:sz w:val="24"/>
          <w:szCs w:val="24"/>
        </w:rPr>
        <w:t>using for each tool and reference signatures</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(lower values are better) –</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 xml:space="preserve">while RMSE does not change for </w:t>
      </w:r>
      <w:proofErr w:type="spellStart"/>
      <w:r w:rsidR="00B63B8F">
        <w:rPr>
          <w:rFonts w:ascii="Times New Roman" w:hAnsi="Times New Roman" w:cs="Times New Roman"/>
          <w:sz w:val="24"/>
          <w:szCs w:val="24"/>
        </w:rPr>
        <w:t>mutationalPatterns</w:t>
      </w:r>
      <w:proofErr w:type="spellEnd"/>
      <w:r w:rsidR="00B63B8F">
        <w:rPr>
          <w:rFonts w:ascii="Times New Roman" w:hAnsi="Times New Roman" w:cs="Times New Roman"/>
          <w:sz w:val="24"/>
          <w:szCs w:val="24"/>
        </w:rPr>
        <w:t xml:space="preserve"> or </w:t>
      </w:r>
      <w:proofErr w:type="spellStart"/>
      <w:r w:rsidR="00B63B8F">
        <w:rPr>
          <w:rFonts w:ascii="Times New Roman" w:hAnsi="Times New Roman" w:cs="Times New Roman"/>
          <w:sz w:val="24"/>
          <w:szCs w:val="24"/>
        </w:rPr>
        <w:t>deconstructSigs</w:t>
      </w:r>
      <w:proofErr w:type="spellEnd"/>
      <w:r w:rsidR="00B63B8F">
        <w:rPr>
          <w:rFonts w:ascii="Times New Roman" w:hAnsi="Times New Roman" w:cs="Times New Roman"/>
          <w:sz w:val="24"/>
          <w:szCs w:val="24"/>
        </w:rPr>
        <w:t xml:space="preserve">, </w:t>
      </w:r>
      <w:proofErr w:type="spellStart"/>
      <w:r w:rsidR="00B63B8F">
        <w:rPr>
          <w:rFonts w:ascii="Times New Roman" w:hAnsi="Times New Roman" w:cs="Times New Roman"/>
          <w:sz w:val="24"/>
          <w:szCs w:val="24"/>
        </w:rPr>
        <w:t>Sigflow</w:t>
      </w:r>
      <w:proofErr w:type="spellEnd"/>
      <w:r w:rsidR="00B63B8F">
        <w:rPr>
          <w:rFonts w:ascii="Times New Roman" w:hAnsi="Times New Roman" w:cs="Times New Roman"/>
          <w:sz w:val="24"/>
          <w:szCs w:val="24"/>
        </w:rPr>
        <w:t xml:space="preserve"> and </w:t>
      </w:r>
      <w:proofErr w:type="spellStart"/>
      <w:r w:rsidR="00B63B8F">
        <w:rPr>
          <w:rFonts w:ascii="Times New Roman" w:hAnsi="Times New Roman" w:cs="Times New Roman"/>
          <w:sz w:val="24"/>
          <w:szCs w:val="24"/>
        </w:rPr>
        <w:t>Sigfit</w:t>
      </w:r>
      <w:proofErr w:type="spellEnd"/>
      <w:r w:rsidR="00B63B8F">
        <w:rPr>
          <w:rFonts w:ascii="Times New Roman" w:hAnsi="Times New Roman" w:cs="Times New Roman"/>
          <w:sz w:val="24"/>
          <w:szCs w:val="24"/>
        </w:rPr>
        <w:t xml:space="preserve"> RMSE significantly drops with COSMIC v3</w:t>
      </w:r>
      <w:r w:rsidRPr="00D30079">
        <w:rPr>
          <w:rFonts w:ascii="Times New Roman" w:hAnsi="Times New Roman" w:cs="Times New Roman"/>
          <w:sz w:val="24"/>
          <w:szCs w:val="24"/>
        </w:rPr>
        <w:t xml:space="preserve">. </w:t>
      </w:r>
      <w:r w:rsidR="00B63B8F">
        <w:rPr>
          <w:rFonts w:ascii="Times New Roman" w:hAnsi="Times New Roman" w:cs="Times New Roman"/>
          <w:sz w:val="24"/>
          <w:szCs w:val="24"/>
        </w:rPr>
        <w:t>D</w:t>
      </w:r>
      <w:r w:rsidRPr="00D30079">
        <w:rPr>
          <w:rFonts w:ascii="Times New Roman" w:hAnsi="Times New Roman" w:cs="Times New Roman"/>
          <w:sz w:val="24"/>
          <w:szCs w:val="24"/>
        </w:rPr>
        <w:t>) Heatmap</w:t>
      </w:r>
      <w:r w:rsidR="00B63B8F">
        <w:rPr>
          <w:rFonts w:ascii="Times New Roman" w:hAnsi="Times New Roman" w:cs="Times New Roman"/>
          <w:sz w:val="24"/>
          <w:szCs w:val="24"/>
        </w:rPr>
        <w:t>s</w:t>
      </w:r>
      <w:r w:rsidRPr="00D30079">
        <w:rPr>
          <w:rFonts w:ascii="Times New Roman" w:hAnsi="Times New Roman" w:cs="Times New Roman"/>
          <w:sz w:val="24"/>
          <w:szCs w:val="24"/>
        </w:rPr>
        <w:t xml:space="preserve"> of COSMIC legacy </w:t>
      </w:r>
      <w:r w:rsidR="009B7FD8">
        <w:rPr>
          <w:rFonts w:ascii="Times New Roman" w:hAnsi="Times New Roman" w:cs="Times New Roman"/>
          <w:sz w:val="24"/>
          <w:szCs w:val="24"/>
        </w:rPr>
        <w:t xml:space="preserve">SBS </w:t>
      </w:r>
      <w:r w:rsidRPr="00D30079">
        <w:rPr>
          <w:rFonts w:ascii="Times New Roman" w:hAnsi="Times New Roman" w:cs="Times New Roman"/>
          <w:sz w:val="24"/>
          <w:szCs w:val="24"/>
        </w:rPr>
        <w:t xml:space="preserve">signature </w:t>
      </w:r>
      <w:r w:rsidR="00B63B8F">
        <w:rPr>
          <w:rFonts w:ascii="Times New Roman" w:hAnsi="Times New Roman" w:cs="Times New Roman"/>
          <w:sz w:val="24"/>
          <w:szCs w:val="24"/>
        </w:rPr>
        <w:t>contributions vs. COSMIC v3</w:t>
      </w:r>
      <w:r w:rsidR="009B7FD8">
        <w:rPr>
          <w:rFonts w:ascii="Times New Roman" w:hAnsi="Times New Roman" w:cs="Times New Roman"/>
          <w:sz w:val="24"/>
          <w:szCs w:val="24"/>
        </w:rPr>
        <w:t xml:space="preserve"> SBS</w:t>
      </w:r>
      <w:r w:rsidRPr="00D30079">
        <w:rPr>
          <w:rFonts w:ascii="Times New Roman" w:hAnsi="Times New Roman" w:cs="Times New Roman"/>
          <w:sz w:val="24"/>
          <w:szCs w:val="24"/>
        </w:rPr>
        <w:t>, one row per sample.</w:t>
      </w:r>
      <w:r w:rsidR="00B63B8F">
        <w:rPr>
          <w:rFonts w:ascii="Times New Roman" w:hAnsi="Times New Roman" w:cs="Times New Roman"/>
          <w:sz w:val="24"/>
          <w:szCs w:val="24"/>
        </w:rPr>
        <w:t xml:space="preserve"> The first two samples, while different, yield identical signature contributions while sample 3 has some differences.  The COSMIC V3 refitting reveals more reference signatures may be playing a role in the overall signature than is found with the legacy signatures.</w:t>
      </w:r>
    </w:p>
    <w:p w14:paraId="03650F73" w14:textId="3DD2849F" w:rsidR="00C5262E" w:rsidRDefault="00C5262E" w:rsidP="00D30079">
      <w:pPr>
        <w:jc w:val="both"/>
        <w:rPr>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37"/>
      <w:r w:rsidRPr="00BC399B">
        <w:rPr>
          <w:rFonts w:ascii="Times New Roman" w:hAnsi="Times New Roman" w:cs="Times New Roman"/>
          <w:b/>
          <w:bCs/>
          <w:sz w:val="24"/>
          <w:szCs w:val="24"/>
        </w:rPr>
        <w:t xml:space="preserve">Table 1. </w:t>
      </w:r>
      <w:commentRangeEnd w:id="37"/>
      <w:r w:rsidRPr="00D30079">
        <w:rPr>
          <w:rStyle w:val="CommentReference"/>
          <w:rFonts w:ascii="Times New Roman" w:hAnsi="Times New Roman" w:cs="Times New Roman"/>
          <w:b/>
          <w:bCs/>
          <w:sz w:val="24"/>
          <w:szCs w:val="24"/>
        </w:rPr>
        <w:commentReference w:id="37"/>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3BCF8D0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ins w:id="38" w:author="Pandey,Palash" w:date="2021-03-15T05:59:00Z">
              <w:r w:rsidR="0026490B">
                <w:rPr>
                  <w:rFonts w:ascii="Times New Roman" w:hAnsi="Times New Roman" w:cs="Times New Roman"/>
                  <w:sz w:val="24"/>
                  <w:szCs w:val="24"/>
                </w:rPr>
                <w:t xml:space="preserve">SBS </w:t>
              </w:r>
            </w:ins>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4A59E14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 V3</w:t>
            </w:r>
            <w:ins w:id="39" w:author="Pandey,Palash" w:date="2021-03-15T05:58:00Z">
              <w:r w:rsidR="0026490B">
                <w:rPr>
                  <w:rFonts w:ascii="Times New Roman" w:hAnsi="Times New Roman" w:cs="Times New Roman"/>
                  <w:sz w:val="24"/>
                  <w:szCs w:val="24"/>
                </w:rPr>
                <w:t xml:space="preserve"> SBS</w:t>
              </w:r>
            </w:ins>
            <w:r w:rsidR="00BD6EEC">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7FE50249"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ins w:id="40" w:author="Pandey,Palash" w:date="2021-03-15T05:58:00Z">
              <w:r w:rsidR="0026490B">
                <w:rPr>
                  <w:rFonts w:ascii="Times New Roman" w:hAnsi="Times New Roman" w:cs="Times New Roman"/>
                  <w:sz w:val="24"/>
                  <w:szCs w:val="24"/>
                </w:rPr>
                <w:t xml:space="preserve">SBS </w:t>
              </w:r>
            </w:ins>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njeevani Arora" w:date="2021-03-01T14:12:00Z" w:initials="SA">
    <w:p w14:paraId="287729CD" w14:textId="1EFDBF36" w:rsidR="0060776F" w:rsidRDefault="0060776F">
      <w:pPr>
        <w:pStyle w:val="CommentText"/>
      </w:pPr>
      <w:r>
        <w:rPr>
          <w:rStyle w:val="CommentReference"/>
        </w:rPr>
        <w:annotationRef/>
      </w:r>
      <w:r>
        <w:t>EDIT</w:t>
      </w:r>
      <w:r w:rsidR="00212092">
        <w:t xml:space="preserve"> this</w:t>
      </w:r>
      <w:r>
        <w:t xml:space="preserve"> to reflect everyone’s affiliations with numbers AND co-corresponding with an *</w:t>
      </w:r>
    </w:p>
  </w:comment>
  <w:comment w:id="2" w:author="Rosen,Gail" w:date="2021-02-23T13:50:00Z" w:initials="R">
    <w:p w14:paraId="0AEBB542" w14:textId="68036C63" w:rsidR="00C75A10" w:rsidRDefault="00C75A10">
      <w:pPr>
        <w:pStyle w:val="CommentText"/>
      </w:pPr>
      <w:r>
        <w:rPr>
          <w:rStyle w:val="CommentReference"/>
        </w:rPr>
        <w:annotationRef/>
      </w:r>
      <w:r>
        <w:t>Somatic mutations in cancerous tumors are thought to be caused by independent mutational processes?</w:t>
      </w:r>
    </w:p>
  </w:comment>
  <w:comment w:id="4"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6" w:author="Rosen,Gail" w:date="2021-02-26T09:14:00Z" w:initials="R">
    <w:p w14:paraId="39E1652A" w14:textId="47B8B0DB" w:rsidR="005C4D99" w:rsidRDefault="005C4D99">
      <w:pPr>
        <w:pStyle w:val="CommentText"/>
      </w:pPr>
      <w:r>
        <w:rPr>
          <w:rStyle w:val="CommentReference"/>
        </w:rPr>
        <w:annotationRef/>
      </w:r>
      <w:r>
        <w:t xml:space="preserve">Palash, since </w:t>
      </w:r>
      <w:proofErr w:type="gramStart"/>
      <w:r>
        <w:t>I’m</w:t>
      </w:r>
      <w:proofErr w:type="gramEnd"/>
      <w:r>
        <w:t xml:space="preserve"> a little more permanent at Drexel, I think that I should be the contact author.  But I know this makes submitting the manuscript difficult.  Let’s talk about this.</w:t>
      </w:r>
    </w:p>
  </w:comment>
  <w:comment w:id="5"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8" w:author="Sanjeevani Arora" w:date="2021-02-24T10:38:00Z" w:initials="SA">
    <w:p w14:paraId="3C1F57FD" w14:textId="77777777" w:rsidR="0016242E" w:rsidRDefault="0016242E" w:rsidP="0016242E">
      <w:pPr>
        <w:pStyle w:val="CommentText"/>
      </w:pPr>
      <w:r>
        <w:rPr>
          <w:rStyle w:val="CommentReference"/>
        </w:rPr>
        <w:annotationRef/>
      </w:r>
      <w:r>
        <w:t>cite-</w:t>
      </w:r>
    </w:p>
    <w:p w14:paraId="197F4DD1" w14:textId="77777777" w:rsidR="0016242E" w:rsidRDefault="00963ED3" w:rsidP="0016242E">
      <w:pPr>
        <w:pStyle w:val="CommentText"/>
      </w:pPr>
      <w:hyperlink r:id="rId1" w:history="1">
        <w:r w:rsidR="0016242E" w:rsidRPr="005C4C97">
          <w:rPr>
            <w:rStyle w:val="Hyperlink"/>
          </w:rPr>
          <w:t>https://www.biorxiv.org/content/10.1101/2020.06.23.167668v1.full</w:t>
        </w:r>
      </w:hyperlink>
    </w:p>
    <w:p w14:paraId="43D91AA6" w14:textId="77777777" w:rsidR="0016242E" w:rsidRPr="00E91E65" w:rsidRDefault="0016242E" w:rsidP="0016242E">
      <w:pPr>
        <w:spacing w:after="0" w:line="240" w:lineRule="auto"/>
        <w:rPr>
          <w:rFonts w:ascii="Times New Roman" w:eastAsia="Times New Roman" w:hAnsi="Times New Roman" w:cs="Times New Roman"/>
          <w:sz w:val="24"/>
          <w:szCs w:val="24"/>
        </w:rPr>
      </w:pPr>
      <w:proofErr w:type="spellStart"/>
      <w:r w:rsidRPr="00E91E65">
        <w:rPr>
          <w:rFonts w:ascii="Times New Roman" w:eastAsia="Times New Roman" w:hAnsi="Times New Roman" w:cs="Times New Roman"/>
          <w:i/>
          <w:iCs/>
          <w:sz w:val="24"/>
          <w:szCs w:val="24"/>
        </w:rPr>
        <w:t>Olafsson</w:t>
      </w:r>
      <w:proofErr w:type="spellEnd"/>
      <w:r w:rsidRPr="00E91E65">
        <w:rPr>
          <w:rFonts w:ascii="Times New Roman" w:eastAsia="Times New Roman" w:hAnsi="Times New Roman" w:cs="Times New Roman"/>
          <w:i/>
          <w:iCs/>
          <w:sz w:val="24"/>
          <w:szCs w:val="24"/>
        </w:rPr>
        <w:t xml:space="preserve">, S. et al. The mutational profile and clonal landscape of the inflammatory bowel disease affected colon. </w:t>
      </w:r>
      <w:proofErr w:type="spellStart"/>
      <w:r w:rsidRPr="00E91E65">
        <w:rPr>
          <w:rFonts w:ascii="Times New Roman" w:eastAsia="Times New Roman" w:hAnsi="Times New Roman" w:cs="Times New Roman"/>
          <w:i/>
          <w:iCs/>
          <w:sz w:val="24"/>
          <w:szCs w:val="24"/>
        </w:rPr>
        <w:t>bioRxiv</w:t>
      </w:r>
      <w:proofErr w:type="spellEnd"/>
      <w:r w:rsidRPr="00E91E65">
        <w:rPr>
          <w:rFonts w:ascii="Times New Roman" w:eastAsia="Times New Roman" w:hAnsi="Times New Roman" w:cs="Times New Roman"/>
          <w:i/>
          <w:iCs/>
          <w:sz w:val="24"/>
          <w:szCs w:val="24"/>
        </w:rPr>
        <w:t xml:space="preserve"> (2019)</w:t>
      </w:r>
    </w:p>
    <w:p w14:paraId="7AE03655" w14:textId="77777777" w:rsidR="0016242E" w:rsidRDefault="0016242E" w:rsidP="0016242E">
      <w:pPr>
        <w:pStyle w:val="CommentText"/>
        <w:rPr>
          <w:noProof/>
        </w:rPr>
      </w:pPr>
    </w:p>
    <w:p w14:paraId="06914787" w14:textId="77777777" w:rsidR="0016242E" w:rsidRDefault="0016242E" w:rsidP="0016242E">
      <w:proofErr w:type="gramStart"/>
      <w:r>
        <w:rPr>
          <w:rFonts w:hAnsi="Symbol"/>
        </w:rPr>
        <w:t></w:t>
      </w:r>
      <w:r>
        <w:t xml:space="preserve">  </w:t>
      </w:r>
      <w:bookmarkStart w:id="9" w:name="_Hlk65137394"/>
      <w:r>
        <w:rPr>
          <w:rStyle w:val="cit-name-surname"/>
          <w:i/>
          <w:iCs/>
        </w:rPr>
        <w:t>Lee</w:t>
      </w:r>
      <w:proofErr w:type="gramEnd"/>
      <w:r>
        <w:rPr>
          <w:rStyle w:val="cit-name-surname"/>
          <w:i/>
          <w:iCs/>
        </w:rPr>
        <w:t>-Six</w:t>
      </w:r>
      <w:r>
        <w:rPr>
          <w:rStyle w:val="cit-auth"/>
          <w:i/>
          <w:iCs/>
        </w:rPr>
        <w:t xml:space="preserve">, </w:t>
      </w:r>
      <w:r>
        <w:rPr>
          <w:rStyle w:val="cit-name-given-names"/>
          <w:i/>
          <w:iCs/>
        </w:rPr>
        <w:t>H.</w:t>
      </w:r>
      <w:r>
        <w:rPr>
          <w:rStyle w:val="HTMLCite"/>
        </w:rPr>
        <w:t xml:space="preserve"> </w:t>
      </w:r>
      <w:r>
        <w:rPr>
          <w:rStyle w:val="cit-etal"/>
          <w:i/>
          <w:iCs/>
        </w:rPr>
        <w:t>et al.</w:t>
      </w:r>
      <w:r>
        <w:rPr>
          <w:rStyle w:val="HTMLCite"/>
        </w:rPr>
        <w:t xml:space="preserve"> </w:t>
      </w:r>
      <w:r>
        <w:rPr>
          <w:rStyle w:val="cit-article-title"/>
          <w:i/>
          <w:iCs/>
        </w:rPr>
        <w:t>The landscape of somatic mutation in normal colorectal epithelial cells</w:t>
      </w:r>
      <w:r>
        <w:rPr>
          <w:rStyle w:val="HTMLCite"/>
        </w:rPr>
        <w:t xml:space="preserve">. Nature </w:t>
      </w:r>
      <w:r>
        <w:rPr>
          <w:rStyle w:val="cit-vol"/>
          <w:i/>
          <w:iCs/>
        </w:rPr>
        <w:t>574</w:t>
      </w:r>
      <w:r>
        <w:rPr>
          <w:rStyle w:val="HTMLCite"/>
        </w:rPr>
        <w:t xml:space="preserve">, </w:t>
      </w:r>
      <w:r>
        <w:rPr>
          <w:rStyle w:val="cit-fpage"/>
          <w:i/>
          <w:iCs/>
        </w:rPr>
        <w:t>532</w:t>
      </w:r>
      <w:r>
        <w:rPr>
          <w:rStyle w:val="HTMLCite"/>
        </w:rPr>
        <w:t>–</w:t>
      </w:r>
      <w:r>
        <w:rPr>
          <w:rStyle w:val="cit-lpage"/>
          <w:i/>
          <w:iCs/>
        </w:rPr>
        <w:t>537</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10.1038/s41586-019-1672-7</w:t>
      </w:r>
      <w:r>
        <w:rPr>
          <w:rStyle w:val="HTMLCite"/>
        </w:rPr>
        <w:t xml:space="preserve"> (</w:t>
      </w:r>
      <w:r>
        <w:rPr>
          <w:rStyle w:val="cit-pub-date"/>
          <w:i/>
          <w:iCs/>
        </w:rPr>
        <w:t>2019</w:t>
      </w:r>
      <w:r>
        <w:rPr>
          <w:rStyle w:val="HTMLCite"/>
        </w:rPr>
        <w:t>)</w:t>
      </w:r>
      <w:bookmarkEnd w:id="9"/>
      <w:r>
        <w:rPr>
          <w:rStyle w:val="HTMLCite"/>
        </w:rPr>
        <w:t>.</w:t>
      </w:r>
    </w:p>
    <w:p w14:paraId="0E71C835" w14:textId="77777777" w:rsidR="0016242E" w:rsidRDefault="00963ED3" w:rsidP="0016242E">
      <w:hyperlink r:id="rId2" w:history="1">
        <w:proofErr w:type="spellStart"/>
        <w:r w:rsidR="0016242E">
          <w:rPr>
            <w:rStyle w:val="Hyperlink"/>
          </w:rPr>
          <w:t>CrossRef</w:t>
        </w:r>
      </w:hyperlink>
      <w:hyperlink r:id="rId3" w:history="1">
        <w:r w:rsidR="0016242E">
          <w:rPr>
            <w:rStyle w:val="Hyperlink"/>
          </w:rPr>
          <w:t>PubMed</w:t>
        </w:r>
      </w:hyperlink>
      <w:hyperlink r:id="rId4" w:history="1">
        <w:r w:rsidR="0016242E">
          <w:rPr>
            <w:rStyle w:val="Hyperlink"/>
          </w:rPr>
          <w:t>Google</w:t>
        </w:r>
        <w:proofErr w:type="spellEnd"/>
        <w:r w:rsidR="0016242E">
          <w:rPr>
            <w:rStyle w:val="Hyperlink"/>
          </w:rPr>
          <w:t xml:space="preserve"> Scholar</w:t>
        </w:r>
      </w:hyperlink>
    </w:p>
    <w:p w14:paraId="3E1A5BA4" w14:textId="77777777" w:rsidR="0016242E" w:rsidRDefault="0016242E" w:rsidP="0016242E">
      <w:r>
        <w:rPr>
          <w:rFonts w:hAnsi="Symbol"/>
        </w:rPr>
        <w:t></w:t>
      </w:r>
      <w:r>
        <w:t xml:space="preserve">  </w:t>
      </w:r>
      <w:hyperlink r:id="rId5" w:anchor="xref-ref-27-1" w:tooltip="View reference 27 in text" w:history="1">
        <w:r>
          <w:rPr>
            <w:rStyle w:val="Hyperlink"/>
            <w:rFonts w:ascii="Cambria Math" w:hAnsi="Cambria Math" w:cs="Cambria Math"/>
          </w:rPr>
          <w:t>↵</w:t>
        </w:r>
      </w:hyperlink>
    </w:p>
    <w:p w14:paraId="143A79DF" w14:textId="77777777" w:rsidR="0016242E" w:rsidRDefault="0016242E" w:rsidP="0016242E">
      <w:r>
        <w:rPr>
          <w:rStyle w:val="cit-name-surname"/>
          <w:i/>
          <w:iCs/>
        </w:rPr>
        <w:t>Brunner</w:t>
      </w:r>
      <w:r>
        <w:rPr>
          <w:rStyle w:val="cit-auth"/>
          <w:i/>
          <w:iCs/>
        </w:rPr>
        <w:t xml:space="preserve">, </w:t>
      </w:r>
      <w:r>
        <w:rPr>
          <w:rStyle w:val="cit-name-given-names"/>
          <w:i/>
          <w:iCs/>
        </w:rPr>
        <w:t>S. F.</w:t>
      </w:r>
      <w:r>
        <w:rPr>
          <w:rStyle w:val="HTMLCite"/>
        </w:rPr>
        <w:t xml:space="preserve"> </w:t>
      </w:r>
      <w:r>
        <w:rPr>
          <w:rStyle w:val="cit-etal"/>
          <w:i/>
          <w:iCs/>
        </w:rPr>
        <w:t>et al.</w:t>
      </w:r>
      <w:r>
        <w:rPr>
          <w:rStyle w:val="HTMLCite"/>
        </w:rPr>
        <w:t xml:space="preserve"> </w:t>
      </w:r>
      <w:r>
        <w:rPr>
          <w:rStyle w:val="cit-article-title"/>
          <w:i/>
          <w:iCs/>
        </w:rPr>
        <w:t>Somatic mutations and clonal dynamics in healthy and cirrhotic human liver</w:t>
      </w:r>
      <w:r>
        <w:rPr>
          <w:rStyle w:val="HTMLCite"/>
        </w:rPr>
        <w:t xml:space="preserve">. Nature </w:t>
      </w:r>
      <w:r>
        <w:rPr>
          <w:rStyle w:val="cit-vol"/>
          <w:i/>
          <w:iCs/>
        </w:rPr>
        <w:t>574</w:t>
      </w:r>
      <w:r>
        <w:rPr>
          <w:rStyle w:val="HTMLCite"/>
        </w:rPr>
        <w:t xml:space="preserve">, </w:t>
      </w:r>
      <w:r>
        <w:rPr>
          <w:rStyle w:val="cit-fpage"/>
          <w:i/>
          <w:iCs/>
        </w:rPr>
        <w:t>538</w:t>
      </w:r>
      <w:r>
        <w:rPr>
          <w:rStyle w:val="HTMLCite"/>
        </w:rPr>
        <w:t>–</w:t>
      </w:r>
      <w:r>
        <w:rPr>
          <w:rStyle w:val="cit-lpage"/>
          <w:i/>
          <w:iCs/>
        </w:rPr>
        <w:t>542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10.1038/s41586-019-1670-9</w:t>
      </w:r>
      <w:r>
        <w:rPr>
          <w:rStyle w:val="HTMLCite"/>
        </w:rPr>
        <w:t xml:space="preserve"> (</w:t>
      </w:r>
      <w:r>
        <w:rPr>
          <w:rStyle w:val="cit-pub-date"/>
          <w:i/>
          <w:iCs/>
        </w:rPr>
        <w:t>2019</w:t>
      </w:r>
      <w:r>
        <w:rPr>
          <w:rStyle w:val="HTMLCite"/>
        </w:rPr>
        <w:t>).</w:t>
      </w:r>
    </w:p>
    <w:p w14:paraId="22622AF1" w14:textId="77777777" w:rsidR="0016242E" w:rsidRDefault="00963ED3" w:rsidP="0016242E">
      <w:hyperlink r:id="rId6" w:history="1">
        <w:proofErr w:type="spellStart"/>
        <w:r w:rsidR="0016242E">
          <w:rPr>
            <w:rStyle w:val="Hyperlink"/>
          </w:rPr>
          <w:t>CrossRef</w:t>
        </w:r>
      </w:hyperlink>
      <w:hyperlink r:id="rId7" w:history="1">
        <w:r w:rsidR="0016242E">
          <w:rPr>
            <w:rStyle w:val="Hyperlink"/>
          </w:rPr>
          <w:t>PubMed</w:t>
        </w:r>
      </w:hyperlink>
      <w:hyperlink r:id="rId8" w:history="1">
        <w:r w:rsidR="0016242E">
          <w:rPr>
            <w:rStyle w:val="Hyperlink"/>
          </w:rPr>
          <w:t>Google</w:t>
        </w:r>
        <w:proofErr w:type="spellEnd"/>
        <w:r w:rsidR="0016242E">
          <w:rPr>
            <w:rStyle w:val="Hyperlink"/>
          </w:rPr>
          <w:t xml:space="preserve"> Scholar</w:t>
        </w:r>
      </w:hyperlink>
    </w:p>
    <w:p w14:paraId="2B162B9B" w14:textId="77777777" w:rsidR="0016242E" w:rsidRDefault="0016242E" w:rsidP="0016242E">
      <w:r>
        <w:rPr>
          <w:rFonts w:hAnsi="Symbol"/>
        </w:rPr>
        <w:t></w:t>
      </w:r>
      <w:r>
        <w:t xml:space="preserve">  </w:t>
      </w:r>
      <w:hyperlink r:id="rId9" w:anchor="xref-ref-28-1" w:tooltip="View reference 28 in text" w:history="1">
        <w:r>
          <w:rPr>
            <w:rStyle w:val="Hyperlink"/>
            <w:rFonts w:ascii="Cambria Math" w:hAnsi="Cambria Math" w:cs="Cambria Math"/>
          </w:rPr>
          <w:t>↵</w:t>
        </w:r>
      </w:hyperlink>
    </w:p>
    <w:p w14:paraId="0C939ACD" w14:textId="77777777" w:rsidR="0016242E" w:rsidRDefault="0016242E" w:rsidP="0016242E">
      <w:bookmarkStart w:id="10" w:name="_Hlk65137457"/>
      <w:r>
        <w:rPr>
          <w:rStyle w:val="cit-name-surname"/>
          <w:i/>
          <w:iCs/>
        </w:rPr>
        <w:t>Yoshida</w:t>
      </w:r>
      <w:r>
        <w:rPr>
          <w:rStyle w:val="cit-auth"/>
          <w:i/>
          <w:iCs/>
        </w:rPr>
        <w:t xml:space="preserve">, </w:t>
      </w:r>
      <w:r>
        <w:rPr>
          <w:rStyle w:val="cit-name-given-names"/>
          <w:i/>
          <w:iCs/>
        </w:rPr>
        <w:t>K.</w:t>
      </w:r>
      <w:r>
        <w:rPr>
          <w:rStyle w:val="HTMLCite"/>
        </w:rPr>
        <w:t xml:space="preserve"> </w:t>
      </w:r>
      <w:r>
        <w:rPr>
          <w:rStyle w:val="cit-etal"/>
          <w:i/>
          <w:iCs/>
        </w:rPr>
        <w:t>et al.</w:t>
      </w:r>
      <w:r>
        <w:rPr>
          <w:rStyle w:val="HTMLCite"/>
        </w:rPr>
        <w:t xml:space="preserve"> </w:t>
      </w:r>
      <w:r>
        <w:rPr>
          <w:rStyle w:val="cit-article-title"/>
          <w:i/>
          <w:iCs/>
        </w:rPr>
        <w:t>Tobacco smoking and somatic mutations in human bronchial epithelium</w:t>
      </w:r>
      <w:r>
        <w:rPr>
          <w:rStyle w:val="HTMLCite"/>
        </w:rPr>
        <w:t xml:space="preserve">. Nature </w:t>
      </w:r>
      <w:r>
        <w:rPr>
          <w:rStyle w:val="cit-vol"/>
          <w:i/>
          <w:iCs/>
        </w:rPr>
        <w:t>578</w:t>
      </w:r>
      <w:r>
        <w:rPr>
          <w:rStyle w:val="HTMLCite"/>
        </w:rPr>
        <w:t xml:space="preserve">, </w:t>
      </w:r>
      <w:r>
        <w:rPr>
          <w:rStyle w:val="cit-fpage"/>
          <w:i/>
          <w:iCs/>
        </w:rPr>
        <w:t>266</w:t>
      </w:r>
      <w:r>
        <w:rPr>
          <w:rStyle w:val="HTMLCite"/>
        </w:rPr>
        <w:t>–</w:t>
      </w:r>
      <w:r>
        <w:rPr>
          <w:rStyle w:val="cit-lpage"/>
          <w:i/>
          <w:iCs/>
        </w:rPr>
        <w:t>272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10.1038/s41586-020-1961-1</w:t>
      </w:r>
      <w:r>
        <w:rPr>
          <w:rStyle w:val="HTMLCite"/>
        </w:rPr>
        <w:t xml:space="preserve"> (</w:t>
      </w:r>
      <w:r>
        <w:rPr>
          <w:rStyle w:val="cit-pub-date"/>
          <w:i/>
          <w:iCs/>
        </w:rPr>
        <w:t>2020</w:t>
      </w:r>
      <w:r>
        <w:rPr>
          <w:rStyle w:val="HTMLCite"/>
        </w:rPr>
        <w:t>).</w:t>
      </w:r>
      <w:bookmarkEnd w:id="10"/>
    </w:p>
    <w:p w14:paraId="15A65483" w14:textId="77777777" w:rsidR="0016242E" w:rsidRDefault="00963ED3" w:rsidP="0016242E">
      <w:hyperlink r:id="rId10" w:history="1">
        <w:proofErr w:type="spellStart"/>
        <w:r w:rsidR="0016242E">
          <w:rPr>
            <w:rStyle w:val="Hyperlink"/>
          </w:rPr>
          <w:t>CrossRef</w:t>
        </w:r>
      </w:hyperlink>
      <w:hyperlink r:id="rId11" w:history="1">
        <w:r w:rsidR="0016242E">
          <w:rPr>
            <w:rStyle w:val="Hyperlink"/>
          </w:rPr>
          <w:t>Google</w:t>
        </w:r>
        <w:proofErr w:type="spellEnd"/>
        <w:r w:rsidR="0016242E">
          <w:rPr>
            <w:rStyle w:val="Hyperlink"/>
          </w:rPr>
          <w:t xml:space="preserve"> Scholar</w:t>
        </w:r>
      </w:hyperlink>
    </w:p>
    <w:p w14:paraId="2904D53F" w14:textId="77777777" w:rsidR="0016242E" w:rsidRDefault="0016242E" w:rsidP="0016242E">
      <w:r>
        <w:rPr>
          <w:rFonts w:hAnsi="Symbol"/>
        </w:rPr>
        <w:t></w:t>
      </w:r>
      <w:r>
        <w:t xml:space="preserve">  </w:t>
      </w:r>
      <w:hyperlink r:id="rId12" w:anchor="xref-ref-29-1" w:tooltip="View reference 29 in text" w:history="1">
        <w:r>
          <w:rPr>
            <w:rStyle w:val="Hyperlink"/>
            <w:rFonts w:ascii="Cambria Math" w:hAnsi="Cambria Math" w:cs="Cambria Math"/>
          </w:rPr>
          <w:t>↵</w:t>
        </w:r>
      </w:hyperlink>
    </w:p>
    <w:p w14:paraId="39759972" w14:textId="77777777" w:rsidR="0016242E" w:rsidRDefault="0016242E" w:rsidP="0016242E">
      <w:bookmarkStart w:id="11" w:name="_Hlk65137489"/>
      <w:r>
        <w:rPr>
          <w:rStyle w:val="cit-name-surname"/>
          <w:i/>
          <w:iCs/>
        </w:rPr>
        <w:t>Moore</w:t>
      </w:r>
      <w:r>
        <w:rPr>
          <w:rStyle w:val="cit-auth"/>
          <w:i/>
          <w:iCs/>
        </w:rPr>
        <w:t xml:space="preserve">, </w:t>
      </w:r>
      <w:r>
        <w:rPr>
          <w:rStyle w:val="cit-name-given-names"/>
          <w:i/>
          <w:iCs/>
        </w:rPr>
        <w:t>L.</w:t>
      </w:r>
      <w:r>
        <w:rPr>
          <w:rStyle w:val="HTMLCite"/>
        </w:rPr>
        <w:t xml:space="preserve"> </w:t>
      </w:r>
      <w:r>
        <w:rPr>
          <w:rStyle w:val="cit-etal"/>
          <w:i/>
          <w:iCs/>
        </w:rPr>
        <w:t>et al.</w:t>
      </w:r>
      <w:r>
        <w:rPr>
          <w:rStyle w:val="HTMLCite"/>
        </w:rPr>
        <w:t xml:space="preserve"> </w:t>
      </w:r>
      <w:r>
        <w:rPr>
          <w:rStyle w:val="cit-article-title"/>
          <w:i/>
          <w:iCs/>
        </w:rPr>
        <w:t>The mutational landscape of normal human endometrial epithelium</w:t>
      </w:r>
      <w:r>
        <w:rPr>
          <w:rStyle w:val="HTMLCite"/>
        </w:rPr>
        <w:t xml:space="preserve">. Nature </w:t>
      </w:r>
      <w:r>
        <w:rPr>
          <w:rStyle w:val="cit-vol"/>
          <w:i/>
          <w:iCs/>
        </w:rPr>
        <w:t>580</w:t>
      </w:r>
      <w:r>
        <w:rPr>
          <w:rStyle w:val="HTMLCite"/>
        </w:rPr>
        <w:t xml:space="preserve">, </w:t>
      </w:r>
      <w:r>
        <w:rPr>
          <w:rStyle w:val="cit-fpage"/>
          <w:i/>
          <w:iCs/>
        </w:rPr>
        <w:t>640</w:t>
      </w:r>
      <w:r>
        <w:rPr>
          <w:rStyle w:val="HTMLCite"/>
        </w:rPr>
        <w:t>–</w:t>
      </w:r>
      <w:r>
        <w:rPr>
          <w:rStyle w:val="cit-lpage"/>
          <w:i/>
          <w:iCs/>
        </w:rPr>
        <w:t>646</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10.1038/s41586-020-2214-z</w:t>
      </w:r>
      <w:r>
        <w:rPr>
          <w:rStyle w:val="HTMLCite"/>
        </w:rPr>
        <w:t xml:space="preserve"> (</w:t>
      </w:r>
      <w:r>
        <w:rPr>
          <w:rStyle w:val="cit-pub-date"/>
          <w:i/>
          <w:iCs/>
        </w:rPr>
        <w:t>2020</w:t>
      </w:r>
      <w:r>
        <w:rPr>
          <w:rStyle w:val="HTMLCite"/>
        </w:rPr>
        <w:t>).</w:t>
      </w:r>
      <w:bookmarkEnd w:id="11"/>
    </w:p>
    <w:p w14:paraId="198834C9" w14:textId="6F8C6FCC" w:rsidR="0016242E" w:rsidRDefault="0016242E">
      <w:pPr>
        <w:pStyle w:val="CommentText"/>
      </w:pPr>
    </w:p>
  </w:comment>
  <w:comment w:id="13" w:author="Sanjeevani Arora" w:date="2021-02-24T10:24:00Z" w:initials="SA">
    <w:p w14:paraId="4722D86B" w14:textId="77777777" w:rsidR="00B00F84" w:rsidRDefault="00B00F84">
      <w:pPr>
        <w:pStyle w:val="CommentText"/>
      </w:pPr>
      <w:r>
        <w:rPr>
          <w:rStyle w:val="CommentReference"/>
        </w:rPr>
        <w:annotationRef/>
      </w:r>
      <w:r>
        <w:t xml:space="preserve">Cite </w:t>
      </w:r>
      <w:proofErr w:type="spellStart"/>
      <w:r>
        <w:t>Alexandrov</w:t>
      </w:r>
      <w:proofErr w:type="spellEnd"/>
      <w:r>
        <w:t xml:space="preserve"> LB 2013 and this paper</w:t>
      </w:r>
    </w:p>
    <w:p w14:paraId="7E3D3756" w14:textId="509195C0" w:rsidR="00B00F84" w:rsidRDefault="00B00F84">
      <w:pPr>
        <w:pStyle w:val="CommentText"/>
      </w:pPr>
      <w:r w:rsidRPr="00B00F84">
        <w:t>https://www.nature.com/articles/s41586-020-1943-3</w:t>
      </w:r>
    </w:p>
  </w:comment>
  <w:comment w:id="15"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16" w:author="Sanjeevani Arora" w:date="2021-02-24T10:16:00Z" w:initials="SA">
    <w:p w14:paraId="043FD8DA" w14:textId="4ADDF27F" w:rsidR="00203311" w:rsidRDefault="00203311">
      <w:pPr>
        <w:pStyle w:val="CommentText"/>
      </w:pPr>
      <w:r>
        <w:rPr>
          <w:rStyle w:val="CommentReference"/>
        </w:rPr>
        <w:annotationRef/>
      </w:r>
      <w:r>
        <w:t xml:space="preserve">include SBS </w:t>
      </w:r>
      <w:proofErr w:type="gramStart"/>
      <w:r>
        <w:t>here..</w:t>
      </w:r>
      <w:proofErr w:type="gramEnd"/>
    </w:p>
  </w:comment>
  <w:comment w:id="17" w:author="Rosen,Gail" w:date="2021-03-01T11:51:00Z" w:initials="R">
    <w:p w14:paraId="417246F4" w14:textId="5A257987" w:rsidR="007703B4" w:rsidRDefault="007703B4">
      <w:pPr>
        <w:pStyle w:val="CommentText"/>
      </w:pPr>
      <w:r>
        <w:rPr>
          <w:rStyle w:val="CommentReference"/>
        </w:rPr>
        <w:annotationRef/>
      </w:r>
      <w:r>
        <w:t>Refitting?</w:t>
      </w:r>
    </w:p>
  </w:comment>
  <w:comment w:id="18"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19"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21"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22"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36" w:author="Rosen,Gail" w:date="2021-03-01T11:07:00Z" w:initials="R">
    <w:p w14:paraId="1FAA3CD3" w14:textId="6DDB6FAA" w:rsidR="00C369F0" w:rsidRDefault="008C42E2">
      <w:pPr>
        <w:pStyle w:val="CommentText"/>
      </w:pPr>
      <w:r>
        <w:rPr>
          <w:rStyle w:val="CommentReference"/>
        </w:rPr>
        <w:annotationRef/>
      </w:r>
      <w:proofErr w:type="gramStart"/>
      <w:r>
        <w:t>how’s</w:t>
      </w:r>
      <w:proofErr w:type="gramEnd"/>
      <w:r>
        <w:t xml:space="preserve"> the combo (to enlarge) and the scatterplot going</w:t>
      </w:r>
      <w:r w:rsidR="00C369F0">
        <w:t xml:space="preserve">.  If </w:t>
      </w:r>
      <w:proofErr w:type="spellStart"/>
      <w:r w:rsidR="00C369F0">
        <w:t>combo’d</w:t>
      </w:r>
      <w:proofErr w:type="spellEnd"/>
      <w:r w:rsidR="00C369F0">
        <w:t xml:space="preserve"> change to A-&gt;D … 4 panels</w:t>
      </w:r>
      <w:r w:rsidR="00143A45">
        <w:t>.  Make sure that you change legend in the RMSE panel to say COSMIC Legacy and COSMIC V3</w:t>
      </w:r>
      <w:r w:rsidR="00B63B8F">
        <w:t xml:space="preserve">; get rid of F label.  I would say to get rid of test1 or test </w:t>
      </w:r>
      <w:proofErr w:type="gramStart"/>
      <w:r w:rsidR="00B63B8F">
        <w:t>2..</w:t>
      </w:r>
      <w:proofErr w:type="gramEnd"/>
      <w:r w:rsidR="00B63B8F">
        <w:t xml:space="preserve"> they seem to get the same “exposure” signatures</w:t>
      </w:r>
    </w:p>
  </w:comment>
  <w:comment w:id="37"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729CD" w15:done="1"/>
  <w15:commentEx w15:paraId="0AEBB542" w15:done="1"/>
  <w15:commentEx w15:paraId="6857E1F9" w15:done="1"/>
  <w15:commentEx w15:paraId="39E1652A" w15:done="1"/>
  <w15:commentEx w15:paraId="091483E9" w15:done="1"/>
  <w15:commentEx w15:paraId="198834C9" w15:done="1"/>
  <w15:commentEx w15:paraId="7E3D3756" w15:done="1"/>
  <w15:commentEx w15:paraId="2D613E4F" w15:done="1"/>
  <w15:commentEx w15:paraId="043FD8DA" w15:done="0"/>
  <w15:commentEx w15:paraId="417246F4" w15:done="0"/>
  <w15:commentEx w15:paraId="7FF04447" w15:done="1"/>
  <w15:commentEx w15:paraId="584C03F2" w15:done="1"/>
  <w15:commentEx w15:paraId="07F30910" w15:done="1"/>
  <w15:commentEx w15:paraId="5ED9F496" w15:done="1"/>
  <w15:commentEx w15:paraId="1FAA3CD3"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74B3" w16cex:dateUtc="2021-03-01T19:12:00Z"/>
  <w16cex:commentExtensible w16cex:durableId="23DF86A8" w16cex:dateUtc="2021-02-23T18:50:00Z"/>
  <w16cex:commentExtensible w16cex:durableId="23E0AF52" w16cex:dateUtc="2021-02-24T15:56:00Z"/>
  <w16cex:commentExtensible w16cex:durableId="23E33A77" w16cex:dateUtc="2021-02-26T14:14:00Z"/>
  <w16cex:commentExtensible w16cex:durableId="23E77571" w16cex:dateUtc="2021-03-01T19:15:00Z"/>
  <w16cex:commentExtensible w16cex:durableId="23E0AB35" w16cex:dateUtc="2021-02-24T15:38: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E74984" w16cex:dateUtc="2021-03-01T16:07: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729CD" w16cid:durableId="23E774B3"/>
  <w16cid:commentId w16cid:paraId="0AEBB542" w16cid:durableId="23DF86A8"/>
  <w16cid:commentId w16cid:paraId="6857E1F9" w16cid:durableId="23E0AF52"/>
  <w16cid:commentId w16cid:paraId="39E1652A" w16cid:durableId="23E33A77"/>
  <w16cid:commentId w16cid:paraId="091483E9" w16cid:durableId="23E77571"/>
  <w16cid:commentId w16cid:paraId="198834C9" w16cid:durableId="23E0AB35"/>
  <w16cid:commentId w16cid:paraId="7E3D3756" w16cid:durableId="23E0A7F1"/>
  <w16cid:commentId w16cid:paraId="2D613E4F" w16cid:durableId="23E0A595"/>
  <w16cid:commentId w16cid:paraId="043FD8DA" w16cid:durableId="23E0A60C"/>
  <w16cid:commentId w16cid:paraId="417246F4" w16cid:durableId="23E753D4"/>
  <w16cid:commentId w16cid:paraId="7FF04447" w16cid:durableId="23E0AC43"/>
  <w16cid:commentId w16cid:paraId="584C03F2" w16cid:durableId="23DFB727"/>
  <w16cid:commentId w16cid:paraId="07F30910" w16cid:durableId="23E75908"/>
  <w16cid:commentId w16cid:paraId="5ED9F496" w16cid:durableId="23DFBB9B"/>
  <w16cid:commentId w16cid:paraId="1FAA3CD3" w16cid:durableId="23E74984"/>
  <w16cid:commentId w16cid:paraId="3C61801A" w16cid:durableId="23E0A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ndey,Palash">
    <w15:presenceInfo w15:providerId="None" w15:userId="Pandey,Palash"/>
  </w15:person>
  <w15:person w15:author="Rosen,Gail">
    <w15:presenceInfo w15:providerId="AD" w15:userId="S::glr26@drexel.edu::82315a72-623c-4aeb-a94a-5fb146c055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1188"/>
    <w:rsid w:val="00007362"/>
    <w:rsid w:val="00011B9A"/>
    <w:rsid w:val="0002555F"/>
    <w:rsid w:val="000278B8"/>
    <w:rsid w:val="000367AB"/>
    <w:rsid w:val="0004178F"/>
    <w:rsid w:val="00051078"/>
    <w:rsid w:val="00063CFE"/>
    <w:rsid w:val="0006480F"/>
    <w:rsid w:val="0006572F"/>
    <w:rsid w:val="000851BF"/>
    <w:rsid w:val="000871FD"/>
    <w:rsid w:val="00095F17"/>
    <w:rsid w:val="000A048C"/>
    <w:rsid w:val="000A3DC5"/>
    <w:rsid w:val="000B0C6E"/>
    <w:rsid w:val="000B76AA"/>
    <w:rsid w:val="000C31F4"/>
    <w:rsid w:val="000C7B5A"/>
    <w:rsid w:val="000D1708"/>
    <w:rsid w:val="000D1A39"/>
    <w:rsid w:val="000D1F03"/>
    <w:rsid w:val="000D2D25"/>
    <w:rsid w:val="000D6F48"/>
    <w:rsid w:val="000F3FD1"/>
    <w:rsid w:val="000F4937"/>
    <w:rsid w:val="001015DE"/>
    <w:rsid w:val="00113F78"/>
    <w:rsid w:val="00114125"/>
    <w:rsid w:val="001259C9"/>
    <w:rsid w:val="00131418"/>
    <w:rsid w:val="001326E8"/>
    <w:rsid w:val="0013466F"/>
    <w:rsid w:val="00137BFF"/>
    <w:rsid w:val="001405B6"/>
    <w:rsid w:val="00143A45"/>
    <w:rsid w:val="00153E5C"/>
    <w:rsid w:val="0016242E"/>
    <w:rsid w:val="00164036"/>
    <w:rsid w:val="0017542E"/>
    <w:rsid w:val="00180133"/>
    <w:rsid w:val="00183EF9"/>
    <w:rsid w:val="00187239"/>
    <w:rsid w:val="0019257C"/>
    <w:rsid w:val="001930FD"/>
    <w:rsid w:val="00194217"/>
    <w:rsid w:val="00194345"/>
    <w:rsid w:val="001C3468"/>
    <w:rsid w:val="001C5E3C"/>
    <w:rsid w:val="001D6FB4"/>
    <w:rsid w:val="001E2873"/>
    <w:rsid w:val="001E539E"/>
    <w:rsid w:val="001F7CD1"/>
    <w:rsid w:val="00203311"/>
    <w:rsid w:val="0020777D"/>
    <w:rsid w:val="0021109B"/>
    <w:rsid w:val="00212092"/>
    <w:rsid w:val="00216DC3"/>
    <w:rsid w:val="00224CBE"/>
    <w:rsid w:val="0022515E"/>
    <w:rsid w:val="00227B41"/>
    <w:rsid w:val="00233B71"/>
    <w:rsid w:val="00235E0F"/>
    <w:rsid w:val="0023628A"/>
    <w:rsid w:val="00251003"/>
    <w:rsid w:val="00251E79"/>
    <w:rsid w:val="0026490B"/>
    <w:rsid w:val="00266EB1"/>
    <w:rsid w:val="002726D8"/>
    <w:rsid w:val="00286E23"/>
    <w:rsid w:val="00290C1E"/>
    <w:rsid w:val="00295110"/>
    <w:rsid w:val="002963BF"/>
    <w:rsid w:val="00296C94"/>
    <w:rsid w:val="002B0E34"/>
    <w:rsid w:val="002C3168"/>
    <w:rsid w:val="002D0FF4"/>
    <w:rsid w:val="002D386A"/>
    <w:rsid w:val="002E7362"/>
    <w:rsid w:val="002E799F"/>
    <w:rsid w:val="002F66E6"/>
    <w:rsid w:val="003023B9"/>
    <w:rsid w:val="0030427D"/>
    <w:rsid w:val="0031038E"/>
    <w:rsid w:val="00323E48"/>
    <w:rsid w:val="00324642"/>
    <w:rsid w:val="0032764B"/>
    <w:rsid w:val="00337B06"/>
    <w:rsid w:val="003443CA"/>
    <w:rsid w:val="0035677F"/>
    <w:rsid w:val="00357F2E"/>
    <w:rsid w:val="003702AC"/>
    <w:rsid w:val="00375864"/>
    <w:rsid w:val="003760CE"/>
    <w:rsid w:val="00376DA3"/>
    <w:rsid w:val="003813F8"/>
    <w:rsid w:val="00392E13"/>
    <w:rsid w:val="00396676"/>
    <w:rsid w:val="003A101F"/>
    <w:rsid w:val="003A1CDA"/>
    <w:rsid w:val="003A54D5"/>
    <w:rsid w:val="003B4B74"/>
    <w:rsid w:val="003C224A"/>
    <w:rsid w:val="003D74BE"/>
    <w:rsid w:val="003E198F"/>
    <w:rsid w:val="003E2A77"/>
    <w:rsid w:val="003E50E0"/>
    <w:rsid w:val="004049D7"/>
    <w:rsid w:val="00406FDC"/>
    <w:rsid w:val="00412564"/>
    <w:rsid w:val="00424062"/>
    <w:rsid w:val="004248A0"/>
    <w:rsid w:val="004319E4"/>
    <w:rsid w:val="00441164"/>
    <w:rsid w:val="004438E8"/>
    <w:rsid w:val="00443CF9"/>
    <w:rsid w:val="00453EBC"/>
    <w:rsid w:val="00460761"/>
    <w:rsid w:val="00472AF6"/>
    <w:rsid w:val="004736E4"/>
    <w:rsid w:val="004753F2"/>
    <w:rsid w:val="0049749B"/>
    <w:rsid w:val="004A10D9"/>
    <w:rsid w:val="004A4986"/>
    <w:rsid w:val="004F2739"/>
    <w:rsid w:val="004F56A4"/>
    <w:rsid w:val="00504057"/>
    <w:rsid w:val="005107FD"/>
    <w:rsid w:val="00513968"/>
    <w:rsid w:val="0051683E"/>
    <w:rsid w:val="005222E7"/>
    <w:rsid w:val="005244E8"/>
    <w:rsid w:val="0053613F"/>
    <w:rsid w:val="00553C93"/>
    <w:rsid w:val="005540F4"/>
    <w:rsid w:val="00581267"/>
    <w:rsid w:val="005922A4"/>
    <w:rsid w:val="00596D2E"/>
    <w:rsid w:val="005A259D"/>
    <w:rsid w:val="005A3674"/>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6F8D"/>
    <w:rsid w:val="00617615"/>
    <w:rsid w:val="006318D8"/>
    <w:rsid w:val="00647FD4"/>
    <w:rsid w:val="00672323"/>
    <w:rsid w:val="00690D08"/>
    <w:rsid w:val="00694840"/>
    <w:rsid w:val="00694F09"/>
    <w:rsid w:val="006A0C52"/>
    <w:rsid w:val="006A78D2"/>
    <w:rsid w:val="006B4698"/>
    <w:rsid w:val="006B5F37"/>
    <w:rsid w:val="006C11DF"/>
    <w:rsid w:val="006C35FD"/>
    <w:rsid w:val="006D10C8"/>
    <w:rsid w:val="006E0B44"/>
    <w:rsid w:val="006F0B8A"/>
    <w:rsid w:val="006F20C2"/>
    <w:rsid w:val="006F69A4"/>
    <w:rsid w:val="007202ED"/>
    <w:rsid w:val="0072748F"/>
    <w:rsid w:val="00727C16"/>
    <w:rsid w:val="00732874"/>
    <w:rsid w:val="00742289"/>
    <w:rsid w:val="00744402"/>
    <w:rsid w:val="00747824"/>
    <w:rsid w:val="00747CFA"/>
    <w:rsid w:val="007547CA"/>
    <w:rsid w:val="007606F1"/>
    <w:rsid w:val="0076699D"/>
    <w:rsid w:val="007703B4"/>
    <w:rsid w:val="00792106"/>
    <w:rsid w:val="00796F75"/>
    <w:rsid w:val="007A73EC"/>
    <w:rsid w:val="007C0711"/>
    <w:rsid w:val="007D18C1"/>
    <w:rsid w:val="007D32C1"/>
    <w:rsid w:val="007E6EB9"/>
    <w:rsid w:val="00812A1D"/>
    <w:rsid w:val="008242CA"/>
    <w:rsid w:val="00830325"/>
    <w:rsid w:val="00833AFC"/>
    <w:rsid w:val="008343DE"/>
    <w:rsid w:val="008351EE"/>
    <w:rsid w:val="00852B2F"/>
    <w:rsid w:val="008566DD"/>
    <w:rsid w:val="00856960"/>
    <w:rsid w:val="00856BAD"/>
    <w:rsid w:val="00865817"/>
    <w:rsid w:val="008716CA"/>
    <w:rsid w:val="00876322"/>
    <w:rsid w:val="008767F9"/>
    <w:rsid w:val="00883D9C"/>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F26E2"/>
    <w:rsid w:val="008F5028"/>
    <w:rsid w:val="008F5DD2"/>
    <w:rsid w:val="008F6DD5"/>
    <w:rsid w:val="00905EC3"/>
    <w:rsid w:val="00911E09"/>
    <w:rsid w:val="00920FFF"/>
    <w:rsid w:val="00924006"/>
    <w:rsid w:val="00932981"/>
    <w:rsid w:val="009353CB"/>
    <w:rsid w:val="0093742F"/>
    <w:rsid w:val="00942FDB"/>
    <w:rsid w:val="00946077"/>
    <w:rsid w:val="00950EAE"/>
    <w:rsid w:val="009539F1"/>
    <w:rsid w:val="00954D86"/>
    <w:rsid w:val="00963ED3"/>
    <w:rsid w:val="0098129C"/>
    <w:rsid w:val="009A4F82"/>
    <w:rsid w:val="009B7FD8"/>
    <w:rsid w:val="009D6AE5"/>
    <w:rsid w:val="009E60A9"/>
    <w:rsid w:val="009E6689"/>
    <w:rsid w:val="009E7FE9"/>
    <w:rsid w:val="009F192B"/>
    <w:rsid w:val="00A02DE2"/>
    <w:rsid w:val="00A03501"/>
    <w:rsid w:val="00A16E04"/>
    <w:rsid w:val="00A41417"/>
    <w:rsid w:val="00A42D60"/>
    <w:rsid w:val="00A653D1"/>
    <w:rsid w:val="00A71B5B"/>
    <w:rsid w:val="00A7296C"/>
    <w:rsid w:val="00A75C54"/>
    <w:rsid w:val="00A80ED5"/>
    <w:rsid w:val="00A81187"/>
    <w:rsid w:val="00A81A5E"/>
    <w:rsid w:val="00A975D7"/>
    <w:rsid w:val="00AB0220"/>
    <w:rsid w:val="00AB4109"/>
    <w:rsid w:val="00AB4D0A"/>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6D48"/>
    <w:rsid w:val="00BB235F"/>
    <w:rsid w:val="00BC36DC"/>
    <w:rsid w:val="00BC399B"/>
    <w:rsid w:val="00BC3AD7"/>
    <w:rsid w:val="00BC3C93"/>
    <w:rsid w:val="00BD4803"/>
    <w:rsid w:val="00BD67C0"/>
    <w:rsid w:val="00BD6EEC"/>
    <w:rsid w:val="00BE07BC"/>
    <w:rsid w:val="00BE2EC9"/>
    <w:rsid w:val="00BF18DD"/>
    <w:rsid w:val="00C11D86"/>
    <w:rsid w:val="00C14A1E"/>
    <w:rsid w:val="00C17082"/>
    <w:rsid w:val="00C172A7"/>
    <w:rsid w:val="00C2439A"/>
    <w:rsid w:val="00C34F0D"/>
    <w:rsid w:val="00C369F0"/>
    <w:rsid w:val="00C43F02"/>
    <w:rsid w:val="00C5262E"/>
    <w:rsid w:val="00C61537"/>
    <w:rsid w:val="00C641DD"/>
    <w:rsid w:val="00C72FA3"/>
    <w:rsid w:val="00C754A6"/>
    <w:rsid w:val="00C75A10"/>
    <w:rsid w:val="00C76424"/>
    <w:rsid w:val="00C8299D"/>
    <w:rsid w:val="00C83E7E"/>
    <w:rsid w:val="00C861F0"/>
    <w:rsid w:val="00C8722E"/>
    <w:rsid w:val="00C94155"/>
    <w:rsid w:val="00C95D33"/>
    <w:rsid w:val="00C97581"/>
    <w:rsid w:val="00CA3F34"/>
    <w:rsid w:val="00CB2454"/>
    <w:rsid w:val="00CD007F"/>
    <w:rsid w:val="00CD280E"/>
    <w:rsid w:val="00CE2726"/>
    <w:rsid w:val="00CE3688"/>
    <w:rsid w:val="00D04153"/>
    <w:rsid w:val="00D06B2E"/>
    <w:rsid w:val="00D1101C"/>
    <w:rsid w:val="00D16DDE"/>
    <w:rsid w:val="00D1774D"/>
    <w:rsid w:val="00D230ED"/>
    <w:rsid w:val="00D24D83"/>
    <w:rsid w:val="00D30079"/>
    <w:rsid w:val="00D41551"/>
    <w:rsid w:val="00D56208"/>
    <w:rsid w:val="00D56943"/>
    <w:rsid w:val="00D63A0F"/>
    <w:rsid w:val="00D72B63"/>
    <w:rsid w:val="00D9695F"/>
    <w:rsid w:val="00DA3934"/>
    <w:rsid w:val="00DB2B2A"/>
    <w:rsid w:val="00DC0AED"/>
    <w:rsid w:val="00DC10EF"/>
    <w:rsid w:val="00DC3897"/>
    <w:rsid w:val="00DD0B9F"/>
    <w:rsid w:val="00E05EC6"/>
    <w:rsid w:val="00E20093"/>
    <w:rsid w:val="00E20F65"/>
    <w:rsid w:val="00E26248"/>
    <w:rsid w:val="00E330FF"/>
    <w:rsid w:val="00E4142A"/>
    <w:rsid w:val="00E50C82"/>
    <w:rsid w:val="00E52EAE"/>
    <w:rsid w:val="00E61D90"/>
    <w:rsid w:val="00E63980"/>
    <w:rsid w:val="00E66586"/>
    <w:rsid w:val="00E73B14"/>
    <w:rsid w:val="00E91E65"/>
    <w:rsid w:val="00E95252"/>
    <w:rsid w:val="00EA2056"/>
    <w:rsid w:val="00EB676A"/>
    <w:rsid w:val="00EC3D9B"/>
    <w:rsid w:val="00ED01A5"/>
    <w:rsid w:val="00ED66F7"/>
    <w:rsid w:val="00EF166A"/>
    <w:rsid w:val="00EF66B9"/>
    <w:rsid w:val="00F16BBA"/>
    <w:rsid w:val="00F27762"/>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36CF"/>
    <w:rsid w:val="00FA76DB"/>
    <w:rsid w:val="00FB566B"/>
    <w:rsid w:val="00FC3081"/>
    <w:rsid w:val="00FD0632"/>
    <w:rsid w:val="00FD3C33"/>
    <w:rsid w:val="00FE2FBC"/>
    <w:rsid w:val="00FF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26882235">
      <w:bodyDiv w:val="1"/>
      <w:marLeft w:val="0"/>
      <w:marRight w:val="0"/>
      <w:marTop w:val="0"/>
      <w:marBottom w:val="0"/>
      <w:divBdr>
        <w:top w:val="none" w:sz="0" w:space="0" w:color="auto"/>
        <w:left w:val="none" w:sz="0" w:space="0" w:color="auto"/>
        <w:bottom w:val="none" w:sz="0" w:space="0" w:color="auto"/>
        <w:right w:val="none" w:sz="0" w:space="0" w:color="auto"/>
      </w:divBdr>
      <w:divsChild>
        <w:div w:id="1558930572">
          <w:marLeft w:val="0"/>
          <w:marRight w:val="0"/>
          <w:marTop w:val="0"/>
          <w:marBottom w:val="0"/>
          <w:divBdr>
            <w:top w:val="none" w:sz="0" w:space="0" w:color="auto"/>
            <w:left w:val="none" w:sz="0" w:space="0" w:color="auto"/>
            <w:bottom w:val="none" w:sz="0" w:space="0" w:color="auto"/>
            <w:right w:val="none" w:sz="0" w:space="0" w:color="auto"/>
          </w:divBdr>
        </w:div>
      </w:divsChild>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iorxiv.org/lookup/google-scholar?link_type=googlescholar&amp;gs_type=article&amp;author%5b0%5d=S.%20F.+Brunner&amp;title=Somatic+mutations+and+clonal+dynamics+in+healthy+and+cirrhotic+human+liver&amp;publication_year=2019&amp;journal=Nature&amp;volume=574&amp;pages=538-542" TargetMode="External"/><Relationship Id="rId3" Type="http://schemas.openxmlformats.org/officeDocument/2006/relationships/hyperlink" Target="https://www.biorxiv.org/lookup/external-ref?access_num=31645730&amp;link_type=MED&amp;atom=%2Fbiorxiv%2Fearly%2F2020%2F06%2F24%2F2020.06.23.167668.atom" TargetMode="External"/><Relationship Id="rId7" Type="http://schemas.openxmlformats.org/officeDocument/2006/relationships/hyperlink" Target="https://www.biorxiv.org/lookup/external-ref?access_num=31645727&amp;link_type=MED&amp;atom=%2Fbiorxiv%2Fearly%2F2020%2F06%2F24%2F2020.06.23.167668.atom" TargetMode="External"/><Relationship Id="rId12" Type="http://schemas.openxmlformats.org/officeDocument/2006/relationships/hyperlink" Target="https://www.biorxiv.org/content/10.1101/2020.06.23.167668v1.full" TargetMode="External"/><Relationship Id="rId2" Type="http://schemas.openxmlformats.org/officeDocument/2006/relationships/hyperlink" Target="https://www.biorxiv.org/lookup/external-ref?access_num=10.1038/s41586-019-1672-7&amp;link_type=DOI" TargetMode="External"/><Relationship Id="rId1" Type="http://schemas.openxmlformats.org/officeDocument/2006/relationships/hyperlink" Target="https://www.biorxiv.org/content/10.1101/2020.06.23.167668v1.full" TargetMode="External"/><Relationship Id="rId6" Type="http://schemas.openxmlformats.org/officeDocument/2006/relationships/hyperlink" Target="https://www.biorxiv.org/lookup/external-ref?access_num=10.1038/s41586-019-1670-9&amp;link_type=DOI" TargetMode="External"/><Relationship Id="rId11" Type="http://schemas.openxmlformats.org/officeDocument/2006/relationships/hyperlink" Target="https://www.biorxiv.org/lookup/google-scholar?link_type=googlescholar&amp;gs_type=article&amp;author%5b0%5d=K.+Yoshida&amp;title=Tobacco+smoking+and+somatic+mutations+in+human+bronchial+epithelium&amp;publication_year=2020&amp;journal=Nature&amp;volume=578&amp;pages=266-272" TargetMode="External"/><Relationship Id="rId5" Type="http://schemas.openxmlformats.org/officeDocument/2006/relationships/hyperlink" Target="https://www.biorxiv.org/content/10.1101/2020.06.23.167668v1.full" TargetMode="External"/><Relationship Id="rId10" Type="http://schemas.openxmlformats.org/officeDocument/2006/relationships/hyperlink" Target="https://www.biorxiv.org/lookup/external-ref?access_num=10.1038/s41586-020-1961-1&amp;link_type=DOI" TargetMode="External"/><Relationship Id="rId4" Type="http://schemas.openxmlformats.org/officeDocument/2006/relationships/hyperlink" Target="https://www.biorxiv.org/lookup/google-scholar?link_type=googlescholar&amp;gs_type=article&amp;author%5b0%5d=H.+Lee-Six&amp;title=The+landscape+of+somatic+mutation+in+normal+colorectal+epithelial+cells&amp;publication_year=2019&amp;journal=Nature&amp;volume=574&amp;pages=532-537" TargetMode="External"/><Relationship Id="rId9" Type="http://schemas.openxmlformats.org/officeDocument/2006/relationships/hyperlink" Target="https://www.biorxiv.org/content/10.1101/2020.06.23.167668v1.ful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anjeevani.Arora@fccc.edu" TargetMode="External"/><Relationship Id="rId18" Type="http://schemas.openxmlformats.org/officeDocument/2006/relationships/hyperlink" Target="https://doi.org/10.1093/nar/gkt1094" TargetMode="Externa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github.com/PalashPandey/MetaMutationalSigs" TargetMode="External"/><Relationship Id="rId10" Type="http://schemas.microsoft.com/office/2011/relationships/commentsExtended" Target="commentsExtended.xml"/><Relationship Id="rId19"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github.com/PalashPandey/MetaMutationalSig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customXml/itemProps2.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BDBACB-11C3-4B39-9B22-278B06EF1281}">
  <ds:schemaRefs>
    <ds:schemaRef ds:uri="http://schemas.microsoft.com/sharepoint/v3/contenttype/forms"/>
  </ds:schemaRefs>
</ds:datastoreItem>
</file>

<file path=customXml/itemProps4.xml><?xml version="1.0" encoding="utf-8"?>
<ds:datastoreItem xmlns:ds="http://schemas.openxmlformats.org/officeDocument/2006/customXml" ds:itemID="{A8CBCEC3-1A40-45BD-886D-9903D161EE35}">
  <ds:schemaRefs>
    <ds:schemaRef ds:uri="http://purl.org/dc/elements/1.1/"/>
    <ds:schemaRef ds:uri="http://schemas.microsoft.com/office/2006/metadata/properties"/>
    <ds:schemaRef ds:uri="e6a08829-d19d-4ced-ae4f-4ba759af8f2a"/>
    <ds:schemaRef ds:uri="c0b8e781-10fd-4c8c-9214-20fb5dce8cff"/>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10</Pages>
  <Words>2718</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15</cp:revision>
  <cp:lastPrinted>2021-03-15T10:09:00Z</cp:lastPrinted>
  <dcterms:created xsi:type="dcterms:W3CDTF">2021-03-15T09:48:00Z</dcterms:created>
  <dcterms:modified xsi:type="dcterms:W3CDTF">2021-03-16T07:06:00Z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