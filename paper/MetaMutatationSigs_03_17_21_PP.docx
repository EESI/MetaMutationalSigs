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C94505">
      <w:pPr>
        <w:pStyle w:val="NormalWeb"/>
        <w:spacing w:after="0"/>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22486D10" w:rsidR="00BE2EC9" w:rsidRPr="00212092" w:rsidRDefault="00A653D1" w:rsidP="00D30079">
      <w:pPr>
        <w:pStyle w:val="NormalWeb"/>
        <w:spacing w:after="0" w:line="360" w:lineRule="auto"/>
        <w:jc w:val="both"/>
        <w:rPr>
          <w:b/>
          <w:bCs/>
          <w:color w:val="0E101A"/>
          <w:vertAlign w:val="superscript"/>
        </w:rPr>
      </w:pPr>
      <w:del w:id="0" w:author="Rosen,Gail" w:date="2021-03-16T16:00:00Z">
        <w:r w:rsidRPr="00212092" w:rsidDel="00AB7B32">
          <w:rPr>
            <w:b/>
            <w:bCs/>
            <w:color w:val="0E101A"/>
          </w:rPr>
          <w:delText xml:space="preserve">Pandey </w:delText>
        </w:r>
      </w:del>
      <w:r w:rsidRPr="00212092">
        <w:rPr>
          <w:b/>
          <w:bCs/>
          <w:color w:val="0E101A"/>
        </w:rPr>
        <w:t>Palash</w:t>
      </w:r>
      <w:ins w:id="1" w:author="Rosen,Gail" w:date="2021-03-16T16:00:00Z">
        <w:r w:rsidR="00AB7B32">
          <w:rPr>
            <w:b/>
            <w:bCs/>
            <w:color w:val="0E101A"/>
          </w:rPr>
          <w:t xml:space="preserve"> Pandey</w:t>
        </w:r>
      </w:ins>
      <w:r w:rsidRPr="00212092">
        <w:rPr>
          <w:b/>
          <w:bCs/>
          <w:color w:val="0E101A"/>
        </w:rPr>
        <w:t xml:space="preserve"> </w:t>
      </w:r>
      <w:r w:rsidRPr="00212092">
        <w:rPr>
          <w:b/>
          <w:bCs/>
          <w:color w:val="0E101A"/>
          <w:vertAlign w:val="superscript"/>
        </w:rPr>
        <w:t>1</w:t>
      </w:r>
      <w:r w:rsidR="00BA2311">
        <w:rPr>
          <w:b/>
          <w:bCs/>
          <w:color w:val="0E101A"/>
          <w:vertAlign w:val="superscript"/>
        </w:rPr>
        <w:t>,2</w:t>
      </w:r>
      <w:r w:rsidR="009024E5" w:rsidRPr="00212092">
        <w:rPr>
          <w:b/>
          <w:bCs/>
          <w:color w:val="0E101A"/>
        </w:rPr>
        <w:t>,</w:t>
      </w:r>
      <w:r w:rsidR="009024E5">
        <w:rPr>
          <w:b/>
          <w:bCs/>
          <w:color w:val="0E101A"/>
        </w:rPr>
        <w:t xml:space="preserve"> </w:t>
      </w:r>
      <w:proofErr w:type="spellStart"/>
      <w:r w:rsidR="009024E5" w:rsidRPr="00212092">
        <w:rPr>
          <w:b/>
          <w:bCs/>
          <w:color w:val="0E101A"/>
        </w:rPr>
        <w:t>Sanjeevani</w:t>
      </w:r>
      <w:proofErr w:type="spellEnd"/>
      <w:r w:rsidR="009024E5" w:rsidRPr="00212092">
        <w:rPr>
          <w:b/>
          <w:bCs/>
          <w:color w:val="0E101A"/>
        </w:rPr>
        <w:t xml:space="preserve"> Arora</w:t>
      </w:r>
      <w:r w:rsidR="005107FD" w:rsidRPr="00212092">
        <w:rPr>
          <w:b/>
          <w:bCs/>
          <w:color w:val="0E101A"/>
          <w:vertAlign w:val="superscript"/>
        </w:rPr>
        <w:t>1,</w:t>
      </w:r>
      <w:r w:rsidR="00BA2311">
        <w:rPr>
          <w:b/>
          <w:bCs/>
          <w:color w:val="0E101A"/>
          <w:vertAlign w:val="superscript"/>
        </w:rPr>
        <w:t>3</w:t>
      </w:r>
      <w:r w:rsidR="009024E5" w:rsidRPr="00212092">
        <w:rPr>
          <w:b/>
          <w:bCs/>
          <w:color w:val="0E101A"/>
          <w:vertAlign w:val="superscript"/>
        </w:rPr>
        <w:t>*</w:t>
      </w:r>
      <w:r w:rsidR="00BE2EC9" w:rsidRPr="00212092">
        <w:rPr>
          <w:b/>
          <w:bCs/>
          <w:color w:val="0E101A"/>
        </w:rPr>
        <w:t xml:space="preserve">, Gail </w:t>
      </w:r>
      <w:r w:rsidRPr="00212092">
        <w:rPr>
          <w:b/>
          <w:bCs/>
          <w:color w:val="0E101A"/>
        </w:rPr>
        <w:t>Rosen</w:t>
      </w:r>
      <w:r w:rsidR="00BA2311">
        <w:rPr>
          <w:b/>
          <w:bCs/>
          <w:color w:val="0E101A"/>
          <w:vertAlign w:val="superscript"/>
        </w:rPr>
        <w:t>2</w:t>
      </w:r>
      <w:r w:rsidR="009024E5" w:rsidRPr="00212092">
        <w:rPr>
          <w:b/>
          <w:bCs/>
          <w:color w:val="0E101A"/>
          <w:vertAlign w:val="superscript"/>
        </w:rPr>
        <w:t>*</w:t>
      </w:r>
      <w:r w:rsidR="00BE2EC9" w:rsidRPr="00212092">
        <w:rPr>
          <w:b/>
          <w:bCs/>
          <w:color w:val="0E101A"/>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18C81F7D"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9D2C92">
        <w:rPr>
          <w:rFonts w:ascii="Times New Roman" w:hAnsi="Times New Roman" w:cs="Times New Roman"/>
          <w:sz w:val="24"/>
          <w:szCs w:val="24"/>
        </w:rPr>
        <w:t>Ecological and Evolutionary Signal-processing and Informatics Laboratory, D</w:t>
      </w:r>
      <w:r w:rsidR="00D230ED" w:rsidRPr="00212092">
        <w:rPr>
          <w:rFonts w:ascii="Times New Roman" w:hAnsi="Times New Roman" w:cs="Times New Roman"/>
          <w:sz w:val="24"/>
          <w:szCs w:val="24"/>
        </w:rPr>
        <w:t>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178326C0" w14:textId="77777777" w:rsidR="00C8019C" w:rsidRPr="00212092" w:rsidRDefault="00C8019C" w:rsidP="00212092">
      <w:pPr>
        <w:spacing w:after="0" w:line="240" w:lineRule="auto"/>
        <w:rPr>
          <w:rFonts w:ascii="Times New Roman" w:hAnsi="Times New Roman" w:cs="Times New Roman"/>
          <w:b/>
          <w:sz w:val="24"/>
          <w:szCs w:val="24"/>
          <w:lang w:bidi="en-US"/>
        </w:rPr>
      </w:pP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506CAB4B" w:rsidR="005107FD" w:rsidRDefault="009D2C92" w:rsidP="005107FD">
      <w:pPr>
        <w:spacing w:after="120"/>
        <w:contextualSpacing/>
        <w:rPr>
          <w:rFonts w:ascii="Times New Roman" w:hAnsi="Times New Roman" w:cs="Times New Roman"/>
          <w:sz w:val="24"/>
          <w:szCs w:val="24"/>
          <w:lang w:val="fr-FR"/>
        </w:rPr>
      </w:pPr>
      <w:r>
        <w:rPr>
          <w:rFonts w:ascii="Times New Roman" w:hAnsi="Times New Roman" w:cs="Times New Roman"/>
          <w:sz w:val="24"/>
          <w:szCs w:val="24"/>
          <w:lang w:val="fr-FR"/>
        </w:rPr>
        <w:t>Professor</w:t>
      </w:r>
    </w:p>
    <w:p w14:paraId="69599F75"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Ecological and Evolutionary Signal-processing and Informatics Laboratory</w:t>
      </w:r>
    </w:p>
    <w:p w14:paraId="0A82726B" w14:textId="77777777"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D</w:t>
      </w:r>
      <w:r w:rsidRPr="00212092">
        <w:rPr>
          <w:rFonts w:ascii="Times New Roman" w:hAnsi="Times New Roman" w:cs="Times New Roman"/>
          <w:sz w:val="24"/>
          <w:szCs w:val="24"/>
        </w:rPr>
        <w:t>epartment of Electrical and Computer Engineering</w:t>
      </w:r>
    </w:p>
    <w:p w14:paraId="2F0D2E3C" w14:textId="27B377D5"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College of Engineering</w:t>
      </w:r>
    </w:p>
    <w:p w14:paraId="2B08FD86" w14:textId="0FB8F74B" w:rsidR="009D2C92" w:rsidRDefault="009D2C92" w:rsidP="009D2C92">
      <w:pPr>
        <w:spacing w:after="0" w:line="240" w:lineRule="auto"/>
        <w:rPr>
          <w:rFonts w:ascii="Times New Roman" w:hAnsi="Times New Roman" w:cs="Times New Roman"/>
          <w:sz w:val="24"/>
          <w:szCs w:val="24"/>
        </w:rPr>
      </w:pPr>
      <w:r>
        <w:rPr>
          <w:rFonts w:ascii="Times New Roman" w:hAnsi="Times New Roman" w:cs="Times New Roman"/>
          <w:sz w:val="24"/>
          <w:szCs w:val="24"/>
        </w:rPr>
        <w:t>3141 Chestnut St.</w:t>
      </w:r>
    </w:p>
    <w:p w14:paraId="3CE2BD09"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Drexel University</w:t>
      </w:r>
    </w:p>
    <w:p w14:paraId="54EA2DA6" w14:textId="77777777" w:rsidR="009D2C92" w:rsidRDefault="009D2C92" w:rsidP="009D2C92">
      <w:pPr>
        <w:spacing w:after="0" w:line="240" w:lineRule="auto"/>
        <w:rPr>
          <w:rFonts w:ascii="Times New Roman" w:hAnsi="Times New Roman" w:cs="Times New Roman"/>
          <w:sz w:val="24"/>
          <w:szCs w:val="24"/>
        </w:rPr>
      </w:pPr>
      <w:r w:rsidRPr="00212092">
        <w:rPr>
          <w:rFonts w:ascii="Times New Roman" w:hAnsi="Times New Roman" w:cs="Times New Roman"/>
          <w:sz w:val="24"/>
          <w:szCs w:val="24"/>
        </w:rPr>
        <w:t xml:space="preserve">Philadelphia, PA, </w:t>
      </w:r>
      <w:r>
        <w:rPr>
          <w:rFonts w:ascii="Times New Roman" w:hAnsi="Times New Roman" w:cs="Times New Roman"/>
          <w:sz w:val="24"/>
          <w:szCs w:val="24"/>
        </w:rPr>
        <w:t>19104</w:t>
      </w:r>
    </w:p>
    <w:p w14:paraId="614A7197" w14:textId="2B436E46" w:rsidR="009D2C92" w:rsidRPr="00212092" w:rsidRDefault="009D2C92" w:rsidP="009D2C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rPr>
        <w:t>USA</w:t>
      </w:r>
    </w:p>
    <w:p w14:paraId="2D23C3CE" w14:textId="4A314A78" w:rsidR="00212092" w:rsidRDefault="009D2C92" w:rsidP="005107FD">
      <w:pPr>
        <w:spacing w:after="120"/>
        <w:contextualSpacing/>
        <w:rPr>
          <w:rFonts w:ascii="Times New Roman" w:hAnsi="Times New Roman" w:cs="Times New Roman"/>
          <w:sz w:val="24"/>
          <w:szCs w:val="24"/>
          <w:lang w:val="fr-FR"/>
        </w:rPr>
      </w:pPr>
      <w:proofErr w:type="spellStart"/>
      <w:proofErr w:type="gramStart"/>
      <w:r>
        <w:rPr>
          <w:rFonts w:ascii="Times New Roman" w:hAnsi="Times New Roman" w:cs="Times New Roman"/>
          <w:sz w:val="24"/>
          <w:szCs w:val="24"/>
          <w:lang w:val="fr-FR"/>
        </w:rPr>
        <w:t>Telephone</w:t>
      </w:r>
      <w:proofErr w:type="spellEnd"/>
      <w:r>
        <w:rPr>
          <w:rFonts w:ascii="Times New Roman" w:hAnsi="Times New Roman" w:cs="Times New Roman"/>
          <w:sz w:val="24"/>
          <w:szCs w:val="24"/>
          <w:lang w:val="fr-FR"/>
        </w:rPr>
        <w:t>:</w:t>
      </w:r>
      <w:proofErr w:type="gramEnd"/>
      <w:r>
        <w:rPr>
          <w:rFonts w:ascii="Times New Roman" w:hAnsi="Times New Roman" w:cs="Times New Roman"/>
          <w:sz w:val="24"/>
          <w:szCs w:val="24"/>
          <w:lang w:val="fr-FR"/>
        </w:rPr>
        <w:t xml:space="preserve"> 215-895-0400</w:t>
      </w:r>
    </w:p>
    <w:p w14:paraId="4046654D" w14:textId="79A968B9" w:rsidR="005107FD" w:rsidRDefault="009D2C92" w:rsidP="005107FD">
      <w:pPr>
        <w:spacing w:after="120"/>
        <w:contextualSpacing/>
        <w:rPr>
          <w:rFonts w:ascii="Times New Roman" w:hAnsi="Times New Roman" w:cs="Times New Roman"/>
          <w:sz w:val="24"/>
          <w:szCs w:val="24"/>
          <w:lang w:val="fr-FR"/>
        </w:rPr>
      </w:pPr>
      <w:proofErr w:type="gramStart"/>
      <w:r>
        <w:rPr>
          <w:rFonts w:ascii="Times New Roman" w:hAnsi="Times New Roman" w:cs="Times New Roman"/>
          <w:sz w:val="24"/>
          <w:szCs w:val="24"/>
          <w:lang w:val="fr-FR"/>
        </w:rPr>
        <w:t>Email:</w:t>
      </w:r>
      <w:proofErr w:type="gramEnd"/>
      <w:r>
        <w:rPr>
          <w:rFonts w:ascii="Times New Roman" w:hAnsi="Times New Roman" w:cs="Times New Roman"/>
          <w:sz w:val="24"/>
          <w:szCs w:val="24"/>
          <w:lang w:val="fr-FR"/>
        </w:rPr>
        <w:t xml:space="preserve"> glr26@drexel</w:t>
      </w:r>
      <w:del w:id="2" w:author="Sanjeevani Arora" w:date="2021-03-16T11:35:00Z">
        <w:r w:rsidDel="002E7377">
          <w:rPr>
            <w:rFonts w:ascii="Times New Roman" w:hAnsi="Times New Roman" w:cs="Times New Roman"/>
            <w:sz w:val="24"/>
            <w:szCs w:val="24"/>
            <w:lang w:val="fr-FR"/>
          </w:rPr>
          <w:delText>e</w:delText>
        </w:r>
      </w:del>
      <w:r>
        <w:rPr>
          <w:rFonts w:ascii="Times New Roman" w:hAnsi="Times New Roman" w:cs="Times New Roman"/>
          <w:sz w:val="24"/>
          <w:szCs w:val="24"/>
          <w:lang w:val="fr-FR"/>
        </w:rPr>
        <w:t xml:space="preserve">.edu  </w:t>
      </w: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proofErr w:type="spellStart"/>
      <w:r w:rsidRPr="00212092">
        <w:rPr>
          <w:rFonts w:ascii="Times New Roman" w:hAnsi="Times New Roman" w:cs="Times New Roman"/>
          <w:sz w:val="24"/>
          <w:szCs w:val="24"/>
          <w:lang w:val="fr-FR"/>
        </w:rPr>
        <w:t>Sanjeevani</w:t>
      </w:r>
      <w:proofErr w:type="spellEnd"/>
      <w:r w:rsidRPr="00212092">
        <w:rPr>
          <w:rFonts w:ascii="Times New Roman" w:hAnsi="Times New Roman" w:cs="Times New Roman"/>
          <w:sz w:val="24"/>
          <w:szCs w:val="24"/>
          <w:lang w:val="fr-FR"/>
        </w:rPr>
        <w:t xml:space="preserve"> </w:t>
      </w:r>
      <w:proofErr w:type="spellStart"/>
      <w:r w:rsidRPr="00212092">
        <w:rPr>
          <w:rFonts w:ascii="Times New Roman" w:hAnsi="Times New Roman" w:cs="Times New Roman"/>
          <w:sz w:val="24"/>
          <w:szCs w:val="24"/>
          <w:lang w:val="fr-FR"/>
        </w:rPr>
        <w:t>Arora</w:t>
      </w:r>
      <w:proofErr w:type="spellEnd"/>
      <w:r w:rsidRPr="00212092">
        <w:rPr>
          <w:rFonts w:ascii="Times New Roman" w:hAnsi="Times New Roman" w:cs="Times New Roman"/>
          <w:sz w:val="24"/>
          <w:szCs w:val="24"/>
          <w:lang w:val="fr-FR"/>
        </w:rPr>
        <w:t>,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9" w:history="1">
        <w:r w:rsidRPr="00212092">
          <w:rPr>
            <w:rStyle w:val="Hyperlink"/>
            <w:rFonts w:ascii="Times New Roman" w:hAnsi="Times New Roman" w:cs="Times New Roman"/>
            <w:sz w:val="24"/>
            <w:szCs w:val="24"/>
            <w:lang w:val="fr-FR"/>
          </w:rPr>
          <w:t>Sanjeevani.Arora@fccc.edu</w:t>
        </w:r>
      </w:hyperlink>
    </w:p>
    <w:p w14:paraId="3E0AD7A5" w14:textId="1D21CF5A" w:rsidR="009024E5" w:rsidRDefault="009024E5" w:rsidP="00D30079">
      <w:pPr>
        <w:pStyle w:val="NormalWeb"/>
        <w:spacing w:after="0" w:line="360" w:lineRule="auto"/>
        <w:jc w:val="both"/>
        <w:rPr>
          <w:b/>
          <w:bCs/>
          <w:color w:val="0E101A"/>
          <w:sz w:val="32"/>
          <w:szCs w:val="32"/>
        </w:rPr>
      </w:pPr>
    </w:p>
    <w:p w14:paraId="351C6C50" w14:textId="77777777" w:rsidR="00FD3E1A" w:rsidRDefault="00FD3E1A" w:rsidP="00D30079">
      <w:pPr>
        <w:pStyle w:val="NormalWeb"/>
        <w:spacing w:after="0" w:line="360" w:lineRule="auto"/>
        <w:jc w:val="both"/>
        <w:rPr>
          <w:b/>
          <w:bCs/>
          <w:color w:val="0E101A"/>
          <w:sz w:val="32"/>
          <w:szCs w:val="32"/>
        </w:rPr>
      </w:pPr>
    </w:p>
    <w:p w14:paraId="6D57342B" w14:textId="34DF7AC5" w:rsidR="00CD007F" w:rsidRDefault="00CD007F" w:rsidP="00D30079">
      <w:pPr>
        <w:pStyle w:val="NormalWeb"/>
        <w:spacing w:before="0" w:beforeAutospacing="0" w:after="0" w:afterAutospacing="0" w:line="360" w:lineRule="auto"/>
        <w:jc w:val="both"/>
        <w:rPr>
          <w:ins w:id="3" w:author="Sanjeevani Arora" w:date="2021-03-16T11:35:00Z"/>
          <w:rStyle w:val="Strong"/>
          <w:color w:val="0E101A"/>
        </w:rPr>
      </w:pPr>
    </w:p>
    <w:p w14:paraId="7C75ACFB" w14:textId="77777777" w:rsidR="000F04E0" w:rsidRDefault="000F04E0"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w:t>
      </w:r>
      <w:del w:id="4" w:author="Sanjeevani Arora" w:date="2021-03-16T11:35:00Z">
        <w:r w:rsidRPr="00BC399B" w:rsidDel="000F04E0">
          <w:rPr>
            <w:rStyle w:val="Strong"/>
            <w:color w:val="0E101A"/>
          </w:rPr>
          <w:delText>:</w:delText>
        </w:r>
      </w:del>
      <w:r w:rsidRPr="00BC399B">
        <w:rPr>
          <w:rStyle w:val="Strong"/>
          <w:color w:val="0E101A"/>
        </w:rPr>
        <w: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02EF33EA"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del w:id="5" w:author="Sanjeevani Arora" w:date="2021-03-16T11:36:00Z">
        <w:r w:rsidR="005E39FA" w:rsidRPr="00D30079" w:rsidDel="00E33FB8">
          <w:rPr>
            <w:strike/>
            <w:color w:val="0E101A"/>
          </w:rPr>
          <w:delText xml:space="preserve">Mutations that result in cancers are caused by several mutational processes; mutational signature analysis can identify </w:delText>
        </w:r>
        <w:r w:rsidR="001C5E3C" w:rsidRPr="00D30079" w:rsidDel="00E33FB8">
          <w:rPr>
            <w:strike/>
            <w:color w:val="0E101A"/>
          </w:rPr>
          <w:delText xml:space="preserve">the </w:delText>
        </w:r>
        <w:r w:rsidR="00C75A10" w:rsidRPr="00D30079" w:rsidDel="00E33FB8">
          <w:rPr>
            <w:strike/>
            <w:color w:val="0E101A"/>
          </w:rPr>
          <w:delText xml:space="preserve">contribution </w:delText>
        </w:r>
        <w:r w:rsidR="001C5E3C" w:rsidRPr="00D30079" w:rsidDel="00E33FB8">
          <w:rPr>
            <w:strike/>
            <w:color w:val="0E101A"/>
          </w:rPr>
          <w:delText xml:space="preserve">of </w:delText>
        </w:r>
        <w:r w:rsidR="00C75A10" w:rsidRPr="00D30079" w:rsidDel="00E33FB8">
          <w:rPr>
            <w:strike/>
            <w:color w:val="0E101A"/>
          </w:rPr>
          <w:delText>these processes to observed mutation</w:delText>
        </w:r>
        <w:r w:rsidR="003702AC" w:rsidRPr="00D30079" w:rsidDel="00E33FB8">
          <w:rPr>
            <w:strike/>
            <w:color w:val="0E101A"/>
          </w:rPr>
          <w:delText>al patterns</w:delText>
        </w:r>
        <w:r w:rsidR="005E39FA" w:rsidRPr="00D30079" w:rsidDel="00E33FB8">
          <w:rPr>
            <w:strike/>
            <w:color w:val="0E101A"/>
          </w:rPr>
          <w:delText>.</w:delText>
        </w:r>
        <w:r w:rsidR="001C5E3C" w:rsidRPr="00BC399B" w:rsidDel="00E33FB8">
          <w:rPr>
            <w:color w:val="0E101A"/>
          </w:rPr>
          <w:delText xml:space="preserve"> </w:delText>
        </w:r>
      </w:del>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6"/>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0"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6"/>
      <w:r w:rsidR="007A73EC">
        <w:rPr>
          <w:rStyle w:val="CommentReference"/>
          <w:rFonts w:asciiTheme="minorHAnsi" w:eastAsiaTheme="minorHAnsi" w:hAnsiTheme="minorHAnsi" w:cstheme="minorBidi"/>
        </w:rPr>
        <w:commentReference w:id="6"/>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7"/>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color w:val="0E101A"/>
        </w:rPr>
      </w:pPr>
      <w:commentRangeStart w:id="8"/>
      <w:r>
        <w:rPr>
          <w:color w:val="0E101A"/>
        </w:rPr>
        <w:t xml:space="preserve">Palash Pandey (pp535@drexel.edu). </w:t>
      </w:r>
      <w:commentRangeEnd w:id="8"/>
      <w:r w:rsidR="005C4D99">
        <w:rPr>
          <w:rStyle w:val="CommentReference"/>
          <w:rFonts w:asciiTheme="minorHAnsi" w:eastAsiaTheme="minorHAnsi" w:hAnsiTheme="minorHAnsi" w:cstheme="minorBidi"/>
        </w:rPr>
        <w:commentReference w:id="8"/>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More information about the package including test data and results are availab</w:t>
      </w:r>
      <w:r w:rsidR="006F20C2">
        <w:t>l</w:t>
      </w:r>
      <w:r>
        <w:t xml:space="preserve">e at </w:t>
      </w:r>
      <w:hyperlink r:id="rId15" w:history="1">
        <w:r w:rsidRPr="00AB4109">
          <w:rPr>
            <w:rStyle w:val="Hyperlink"/>
          </w:rPr>
          <w:t>https://github.com/PalashPandey/MetaMutationalSigs</w:t>
        </w:r>
      </w:hyperlink>
      <w:r w:rsidRPr="00BC399B">
        <w:t> </w:t>
      </w:r>
      <w:commentRangeEnd w:id="7"/>
      <w:r w:rsidR="00B769B5">
        <w:rPr>
          <w:rStyle w:val="CommentReference"/>
          <w:rFonts w:asciiTheme="minorHAnsi" w:eastAsiaTheme="minorHAnsi" w:hAnsiTheme="minorHAnsi" w:cstheme="minorBidi"/>
        </w:rPr>
        <w:commentReference w:id="7"/>
      </w: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09E8A372" w:rsidR="006A78D2" w:rsidRPr="00BC399B" w:rsidRDefault="006A78D2" w:rsidP="00856BAD">
      <w:pPr>
        <w:pStyle w:val="NormalWeb"/>
        <w:spacing w:before="0" w:beforeAutospacing="0" w:after="0" w:afterAutospacing="0" w:line="360" w:lineRule="auto"/>
        <w:ind w:firstLine="720"/>
        <w:jc w:val="both"/>
        <w:rPr>
          <w:color w:val="0E101A"/>
        </w:rPr>
      </w:pPr>
      <w:r w:rsidRPr="00D30079">
        <w:rPr>
          <w:strike/>
          <w:color w:val="0E101A"/>
        </w:rPr>
        <w:t>Cancer</w:t>
      </w:r>
      <w:r w:rsidR="003702AC" w:rsidRPr="00D30079">
        <w:rPr>
          <w:strike/>
          <w:color w:val="0E101A"/>
        </w:rPr>
        <w:t>ous</w:t>
      </w:r>
      <w:r w:rsidR="003702AC" w:rsidRPr="00BC399B">
        <w:rPr>
          <w:color w:val="0E101A"/>
        </w:rPr>
        <w:t xml:space="preserve"> </w:t>
      </w:r>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tissue</w:t>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del w:id="9" w:author="Sanjeevani Arora" w:date="2021-03-16T11:37:00Z">
        <w:r w:rsidR="00C11D86" w:rsidDel="00D51399">
          <w:rPr>
            <w:color w:val="0E101A"/>
          </w:rPr>
          <w:delText>2020;</w:delText>
        </w:r>
        <w:r w:rsidR="008C2376" w:rsidDel="00D51399">
          <w:rPr>
            <w:color w:val="0E101A"/>
          </w:rPr>
          <w:delText xml:space="preserve"> </w:delText>
        </w:r>
        <w:r w:rsidR="00C11D86" w:rsidDel="00D51399">
          <w:rPr>
            <w:color w:val="0E101A"/>
          </w:rPr>
          <w:delText xml:space="preserve"> Moore</w:delText>
        </w:r>
      </w:del>
      <w:ins w:id="10" w:author="Sanjeevani Arora" w:date="2021-03-16T11:37:00Z">
        <w:r w:rsidR="00D51399">
          <w:rPr>
            <w:color w:val="0E101A"/>
          </w:rPr>
          <w:t>2020; Moore</w:t>
        </w:r>
      </w:ins>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del w:id="11" w:author="Pandey,Palash" w:date="2021-03-17T13:29:00Z">
        <w:r w:rsidR="003702AC" w:rsidRPr="00D30079" w:rsidDel="002D11FC">
          <w:rPr>
            <w:strike/>
            <w:color w:val="0E101A"/>
          </w:rPr>
          <w:delText>hypothesized to be</w:delText>
        </w:r>
        <w:r w:rsidR="003702AC" w:rsidRPr="00BC399B" w:rsidDel="002D11FC">
          <w:rPr>
            <w:color w:val="0E101A"/>
          </w:rPr>
          <w:delText xml:space="preserve"> </w:delText>
        </w:r>
      </w:del>
      <w:r w:rsidRPr="00BC399B">
        <w:rPr>
          <w:color w:val="0E101A"/>
        </w:rPr>
        <w:t xml:space="preserve">caused by multiple mutational processes operative in cancer leaving behind specific footprints in the DNA that can by captured by </w:t>
      </w:r>
      <w:del w:id="12" w:author="Pandey,Palash" w:date="2021-03-17T13:29:00Z">
        <w:r w:rsidRPr="00D30079" w:rsidDel="0058047F">
          <w:rPr>
            <w:strike/>
            <w:color w:val="0E101A"/>
          </w:rPr>
          <w:delText>tumor</w:delText>
        </w:r>
        <w:r w:rsidRPr="00BC399B" w:rsidDel="0058047F">
          <w:rPr>
            <w:color w:val="0E101A"/>
          </w:rPr>
          <w:delText xml:space="preserve"> </w:delText>
        </w:r>
      </w:del>
      <w:r w:rsidRPr="00BC399B">
        <w:rPr>
          <w:color w:val="0E101A"/>
        </w:rPr>
        <w:t>mutation</w:t>
      </w:r>
      <w:r w:rsidR="00B00F84" w:rsidRPr="00BC399B">
        <w:rPr>
          <w:color w:val="0E101A"/>
        </w:rPr>
        <w:t>al</w:t>
      </w:r>
      <w:r w:rsidRPr="00BC399B">
        <w:rPr>
          <w:color w:val="0E101A"/>
        </w:rPr>
        <w:t xml:space="preserve"> signature </w:t>
      </w:r>
      <w:commentRangeStart w:id="13"/>
      <w:r w:rsidRPr="00BC399B">
        <w:rPr>
          <w:color w:val="0E101A"/>
        </w:rPr>
        <w:t>analysis</w:t>
      </w:r>
      <w:commentRangeEnd w:id="13"/>
      <w:r w:rsidR="00B00F84" w:rsidRPr="00D30079">
        <w:rPr>
          <w:rStyle w:val="CommentReference"/>
          <w:rFonts w:eastAsiaTheme="minorHAnsi"/>
          <w:sz w:val="24"/>
          <w:szCs w:val="24"/>
        </w:rPr>
        <w:commentReference w:id="13"/>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It is becoming increasingly evident that these</w:t>
      </w:r>
      <w:del w:id="14" w:author="Pandey,Palash" w:date="2021-03-17T13:29:00Z">
        <w:r w:rsidRPr="00BC399B" w:rsidDel="0058047F">
          <w:rPr>
            <w:color w:val="0E101A"/>
          </w:rPr>
          <w:delText xml:space="preserve"> </w:delText>
        </w:r>
        <w:r w:rsidRPr="00D30079" w:rsidDel="0058047F">
          <w:rPr>
            <w:strike/>
            <w:color w:val="0E101A"/>
          </w:rPr>
          <w:delText>tumor</w:delText>
        </w:r>
      </w:del>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15"/>
      <w:commentRangeEnd w:id="15"/>
      <w:r w:rsidR="00905EC3" w:rsidRPr="00D30079">
        <w:rPr>
          <w:rStyle w:val="CommentReference"/>
          <w:rFonts w:eastAsiaTheme="minorHAnsi"/>
          <w:sz w:val="24"/>
          <w:szCs w:val="24"/>
        </w:rPr>
        <w:commentReference w:id="15"/>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682BB872"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del w:id="16" w:author="Sanjeevani Arora" w:date="2021-03-16T11:38:00Z">
        <w:r w:rsidR="00A80ED5" w:rsidRPr="00BC399B" w:rsidDel="00D51399">
          <w:rPr>
            <w:color w:val="0E101A"/>
          </w:rPr>
          <w:delText>TCGA</w:delText>
        </w:r>
        <w:r w:rsidR="003702AC" w:rsidRPr="00BC399B" w:rsidDel="00D51399">
          <w:rPr>
            <w:color w:val="0E101A"/>
          </w:rPr>
          <w:delText>)</w:delText>
        </w:r>
        <w:r w:rsidR="00E63980" w:rsidRPr="00BC399B" w:rsidDel="00D51399">
          <w:rPr>
            <w:color w:val="0E101A"/>
          </w:rPr>
          <w:delText xml:space="preserve"> </w:delText>
        </w:r>
        <w:r w:rsidR="007E6EB9" w:rsidRPr="00BC399B" w:rsidDel="00D51399">
          <w:rPr>
            <w:color w:val="0E101A"/>
          </w:rPr>
          <w:delText xml:space="preserve"> </w:delText>
        </w:r>
        <w:r w:rsidR="007E6EB9" w:rsidDel="00D51399">
          <w:rPr>
            <w:color w:val="0E101A"/>
          </w:rPr>
          <w:delText>d</w:delText>
        </w:r>
        <w:r w:rsidR="006F69A4" w:rsidRPr="00BC399B" w:rsidDel="00D51399">
          <w:rPr>
            <w:color w:val="0E101A"/>
          </w:rPr>
          <w:delText>ata</w:delText>
        </w:r>
      </w:del>
      <w:ins w:id="17" w:author="Sanjeevani Arora" w:date="2021-03-16T11:38:00Z">
        <w:r w:rsidR="00D51399" w:rsidRPr="00BC399B">
          <w:rPr>
            <w:color w:val="0E101A"/>
          </w:rPr>
          <w:t xml:space="preserve">TCGA) </w:t>
        </w:r>
        <w:r w:rsidR="00D51399" w:rsidRPr="00BC399B" w:rsidDel="007E6EB9">
          <w:rPr>
            <w:color w:val="0E101A"/>
          </w:rPr>
          <w:t>data</w:t>
        </w:r>
      </w:ins>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del w:id="18" w:author="Pandey,Palash" w:date="2021-03-17T13:29:00Z">
        <w:r w:rsidR="008F6DD5" w:rsidRPr="00D30079" w:rsidDel="0058047F">
          <w:rPr>
            <w:strike/>
            <w:color w:val="0E101A"/>
          </w:rPr>
          <w:delText xml:space="preserve">termed </w:delText>
        </w:r>
        <w:r w:rsidR="00203311" w:rsidRPr="00D30079" w:rsidDel="0058047F">
          <w:rPr>
            <w:strike/>
            <w:color w:val="0E101A"/>
          </w:rPr>
          <w:delText xml:space="preserve">as </w:delText>
        </w:r>
        <w:r w:rsidR="008F6DD5" w:rsidRPr="00D30079" w:rsidDel="0058047F">
          <w:rPr>
            <w:strike/>
            <w:color w:val="0E101A"/>
          </w:rPr>
          <w:delText>COSMIC</w:delText>
        </w:r>
        <w:r w:rsidR="00C641DD" w:rsidRPr="00D30079" w:rsidDel="0058047F">
          <w:rPr>
            <w:strike/>
            <w:color w:val="0E101A"/>
          </w:rPr>
          <w:delText xml:space="preserve"> </w:delText>
        </w:r>
        <w:commentRangeStart w:id="19"/>
        <w:r w:rsidR="00C641DD" w:rsidRPr="00D30079" w:rsidDel="0058047F">
          <w:rPr>
            <w:strike/>
            <w:color w:val="0E101A"/>
          </w:rPr>
          <w:delText>signatures</w:delText>
        </w:r>
        <w:commentRangeEnd w:id="19"/>
        <w:r w:rsidR="00203311" w:rsidRPr="00D30079" w:rsidDel="0058047F">
          <w:rPr>
            <w:rStyle w:val="CommentReference"/>
            <w:rFonts w:eastAsiaTheme="minorHAnsi"/>
            <w:strike/>
            <w:sz w:val="24"/>
            <w:szCs w:val="24"/>
          </w:rPr>
          <w:commentReference w:id="19"/>
        </w:r>
        <w:r w:rsidR="00E20093" w:rsidRPr="00BC399B" w:rsidDel="0058047F">
          <w:rPr>
            <w:color w:val="0E101A"/>
          </w:rPr>
          <w:delText xml:space="preserve">, </w:delText>
        </w:r>
      </w:del>
      <w:r w:rsidR="00E20093" w:rsidRPr="00BC399B">
        <w:rPr>
          <w:color w:val="0E101A"/>
        </w:rPr>
        <w:t xml:space="preserve">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w:t>
      </w:r>
      <w:r w:rsidR="0041618D">
        <w:rPr>
          <w:color w:val="0E101A"/>
        </w:rPr>
        <w:t xml:space="preserve">these v2 signatures </w:t>
      </w:r>
      <w:r w:rsidR="000D2D25">
        <w:rPr>
          <w:color w:val="0E101A"/>
        </w:rPr>
        <w:t xml:space="preserve">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r w:rsidR="007E6EB9">
        <w:rPr>
          <w:color w:val="0E101A"/>
        </w:rPr>
        <w:t xml:space="preserve"> </w:t>
      </w:r>
      <w:r w:rsidR="0020777D">
        <w:rPr>
          <w:color w:val="0E101A"/>
        </w:rPr>
        <w:t>(Campbell et al</w:t>
      </w:r>
      <w:r w:rsidR="00950EAE">
        <w:rPr>
          <w:color w:val="0E101A"/>
        </w:rPr>
        <w:t>.</w:t>
      </w:r>
      <w:r w:rsidR="007E6EB9">
        <w:rPr>
          <w:color w:val="0E101A"/>
        </w:rPr>
        <w:t>,</w:t>
      </w:r>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(Campbell et al., 2020)</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134C97F5"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w:t>
      </w:r>
      <w:del w:id="20" w:author="Sanjeevani Arora" w:date="2021-03-16T11:38:00Z">
        <w:r w:rsidR="00FB566B" w:rsidRPr="00BC399B" w:rsidDel="00D21343">
          <w:rPr>
            <w:color w:val="0E101A"/>
          </w:rPr>
          <w:delText>computers</w:delText>
        </w:r>
        <w:r w:rsidR="002121B7" w:rsidDel="00D21343">
          <w:rPr>
            <w:color w:val="0E101A"/>
          </w:rPr>
          <w:delText xml:space="preserve">;  </w:delText>
        </w:r>
        <w:r w:rsidRPr="00BC399B" w:rsidDel="00D21343">
          <w:rPr>
            <w:color w:val="0E101A"/>
          </w:rPr>
          <w:delText>the</w:delText>
        </w:r>
      </w:del>
      <w:ins w:id="21" w:author="Sanjeevani Arora" w:date="2021-03-16T11:38:00Z">
        <w:r w:rsidR="00D21343" w:rsidRPr="00BC399B">
          <w:rPr>
            <w:color w:val="0E101A"/>
          </w:rPr>
          <w:t>computers</w:t>
        </w:r>
        <w:r w:rsidR="00D21343">
          <w:rPr>
            <w:color w:val="0E101A"/>
          </w:rPr>
          <w:t>; the</w:t>
        </w:r>
      </w:ins>
      <w:r w:rsidRPr="00BC399B">
        <w:rPr>
          <w:color w:val="0E101A"/>
        </w:rPr>
        <w:t xml:space="preserv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22"/>
      <w:r w:rsidR="00D41551" w:rsidRPr="00BC399B">
        <w:rPr>
          <w:color w:val="0E101A"/>
        </w:rPr>
        <w:t>analys</w:t>
      </w:r>
      <w:r w:rsidR="00F47D3D">
        <w:rPr>
          <w:color w:val="0E101A"/>
        </w:rPr>
        <w:t>e</w:t>
      </w:r>
      <w:r w:rsidR="00D41551" w:rsidRPr="00BC399B">
        <w:rPr>
          <w:color w:val="0E101A"/>
        </w:rPr>
        <w:t>s</w:t>
      </w:r>
      <w:commentRangeEnd w:id="22"/>
      <w:r w:rsidR="007703B4">
        <w:rPr>
          <w:rStyle w:val="CommentReference"/>
          <w:rFonts w:asciiTheme="minorHAnsi" w:eastAsiaTheme="minorHAnsi" w:hAnsiTheme="minorHAnsi" w:cstheme="minorBidi"/>
        </w:rPr>
        <w:commentReference w:id="22"/>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r w:rsidR="0008090C">
        <w:t xml:space="preserve">Lan </w:t>
      </w:r>
      <w:r w:rsidR="00ED66F7">
        <w:t>et al., 2014</w:t>
      </w:r>
      <w:r w:rsidR="006D10C8">
        <w:rPr>
          <w:color w:val="0E101A"/>
        </w:rPr>
        <w:t>)</w:t>
      </w:r>
      <w:r w:rsidR="0008090C">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del w:id="23" w:author="Sanjeevani Arora" w:date="2021-03-16T11:38:00Z">
        <w:r w:rsidR="0008090C" w:rsidDel="00FA13A5">
          <w:rPr>
            <w:color w:val="0E101A"/>
          </w:rPr>
          <w:delText>implement</w:delText>
        </w:r>
      </w:del>
      <w:ins w:id="24" w:author="Sanjeevani Arora" w:date="2021-03-16T11:38:00Z">
        <w:r w:rsidR="00FA13A5">
          <w:rPr>
            <w:color w:val="0E101A"/>
          </w:rPr>
          <w:t>implemented</w:t>
        </w:r>
      </w:ins>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308B489"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w:t>
      </w:r>
      <w:ins w:id="25" w:author="Pandey,Palash" w:date="2021-03-18T11:29:00Z">
        <w:r w:rsidR="00EF0154">
          <w:rPr>
            <w:color w:val="0E101A"/>
          </w:rPr>
          <w:t>(</w:t>
        </w:r>
        <w:proofErr w:type="spellStart"/>
        <w:r w:rsidR="00EF0154">
          <w:t>Omichessan</w:t>
        </w:r>
        <w:proofErr w:type="spellEnd"/>
        <w:r w:rsidR="00EF0154">
          <w:t xml:space="preserve"> et al., 2019</w:t>
        </w:r>
        <w:r w:rsidR="00EF0154">
          <w:rPr>
            <w:color w:val="0E101A"/>
          </w:rPr>
          <w:t>)</w:t>
        </w:r>
      </w:ins>
      <w:commentRangeStart w:id="26"/>
      <w:del w:id="27" w:author="Pandey,Palash" w:date="2021-03-18T11:29:00Z">
        <w:r w:rsidR="001C5E3C" w:rsidRPr="00BC399B" w:rsidDel="00EF0154">
          <w:rPr>
            <w:color w:val="0E101A"/>
          </w:rPr>
          <w:delText>[6]</w:delText>
        </w:r>
      </w:del>
      <w:r w:rsidRPr="00BC399B">
        <w:rPr>
          <w:color w:val="0E101A"/>
        </w:rPr>
        <w:t xml:space="preserve">. </w:t>
      </w:r>
      <w:commentRangeEnd w:id="26"/>
      <w:r w:rsidR="00FA13A5">
        <w:rPr>
          <w:rStyle w:val="CommentReference"/>
          <w:rFonts w:asciiTheme="minorHAnsi" w:eastAsiaTheme="minorHAnsi" w:hAnsiTheme="minorHAnsi" w:cstheme="minorBidi"/>
        </w:rPr>
        <w:commentReference w:id="26"/>
      </w:r>
      <w:r w:rsidRPr="00BC399B">
        <w:rPr>
          <w:color w:val="0E101A"/>
        </w:rPr>
        <w:t xml:space="preserve">Signature extraction methods </w:t>
      </w:r>
      <w:commentRangeStart w:id="28"/>
      <w:commentRangeEnd w:id="28"/>
      <w:r w:rsidR="002E799F" w:rsidRPr="00D30079">
        <w:rPr>
          <w:rStyle w:val="CommentReference"/>
          <w:rFonts w:eastAsiaTheme="minorHAnsi"/>
          <w:sz w:val="24"/>
          <w:szCs w:val="24"/>
        </w:rPr>
        <w:commentReference w:id="28"/>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29"/>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29"/>
      <w:r w:rsidR="007D32C1" w:rsidRPr="00D30079">
        <w:rPr>
          <w:rStyle w:val="CommentReference"/>
          <w:rFonts w:eastAsiaTheme="minorHAnsi"/>
          <w:sz w:val="24"/>
          <w:szCs w:val="24"/>
        </w:rPr>
        <w:commentReference w:id="29"/>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 xml:space="preserve">2) the threshold for assignment plays a crucial role but is not widely agreed upon </w:t>
      </w:r>
      <w:r w:rsidR="0008090C">
        <w:rPr>
          <w:color w:val="0E101A"/>
        </w:rPr>
        <w:t xml:space="preserve">and </w:t>
      </w:r>
      <w:r w:rsidRPr="00BC399B">
        <w:rPr>
          <w:color w:val="0E101A"/>
        </w:rPr>
        <w:t>using a different threshold can change the assignment</w:t>
      </w:r>
      <w:r w:rsidR="003E198F">
        <w:rPr>
          <w:color w:val="0E101A"/>
        </w:rPr>
        <w:t xml:space="preserve"> (</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72C4CA2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w:t>
      </w:r>
      <w:r w:rsidR="0026490B">
        <w:rPr>
          <w:color w:val="0E101A"/>
        </w:rPr>
        <w:t xml:space="preserve"> </w:t>
      </w:r>
      <w:r w:rsidR="0026490B" w:rsidRPr="00BC399B">
        <w:rPr>
          <w:color w:val="0E101A"/>
        </w:rPr>
        <w:t>R</w:t>
      </w:r>
      <w:r w:rsidR="0026490B">
        <w:rPr>
          <w:color w:val="0E101A"/>
        </w:rPr>
        <w:t xml:space="preserve"> using common </w:t>
      </w:r>
      <w:r w:rsidR="0026490B">
        <w:rPr>
          <w:color w:val="0E101A"/>
        </w:rPr>
        <w:lastRenderedPageBreak/>
        <w:t xml:space="preserve">input matrix generated using </w:t>
      </w:r>
      <w:proofErr w:type="spellStart"/>
      <w:r w:rsidR="0026490B">
        <w:rPr>
          <w:color w:val="0E101A"/>
        </w:rPr>
        <w:t>SigProfilerMatrixGenerator</w:t>
      </w:r>
      <w:proofErr w:type="spellEnd"/>
      <w:r w:rsidR="0026490B">
        <w:rPr>
          <w:color w:val="0E101A"/>
        </w:rPr>
        <w:t xml:space="preserve"> (</w:t>
      </w:r>
      <w:r w:rsidR="0026490B">
        <w:t>Bergstrom et al., 2019)</w:t>
      </w:r>
      <w:r w:rsidR="0026490B" w:rsidRPr="00BC399B">
        <w:rPr>
          <w:color w:val="0E101A"/>
        </w:rPr>
        <w:t xml:space="preserve">. </w:t>
      </w:r>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t>DeconstructSigs</w:t>
      </w:r>
      <w:proofErr w:type="spellEnd"/>
      <w:r w:rsidR="000F4937" w:rsidRPr="00BC399B">
        <w:rPr>
          <w:color w:val="0E101A"/>
        </w:rPr>
        <w:t xml:space="preserve"> </w:t>
      </w:r>
      <w:r w:rsidR="00FD0632">
        <w:rPr>
          <w:color w:val="0E101A"/>
        </w:rPr>
        <w:t>(Rosenthal et al., 2016)</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Gori et. al., 2018)</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w:t>
      </w:r>
      <w:del w:id="30" w:author="Sanjeevani Arora" w:date="2021-03-16T11:41:00Z">
        <w:r w:rsidR="00323E48" w:rsidDel="00887CBD">
          <w:rPr>
            <w:color w:val="0E101A"/>
          </w:rPr>
          <w:delText>,</w:delText>
        </w:r>
      </w:del>
      <w:r w:rsidR="00323E48">
        <w:rPr>
          <w:color w:val="0E101A"/>
        </w:rPr>
        <w:t xml:space="preserve">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31"/>
      <w:r w:rsidRPr="00BC399B">
        <w:rPr>
          <w:color w:val="0E101A"/>
        </w:rPr>
        <w:t xml:space="preserve"> </w:t>
      </w:r>
      <w:commentRangeEnd w:id="31"/>
      <w:r w:rsidR="00286E23">
        <w:rPr>
          <w:rStyle w:val="CommentReference"/>
          <w:rFonts w:asciiTheme="minorHAnsi" w:eastAsiaTheme="minorHAnsi" w:hAnsiTheme="minorHAnsi" w:cstheme="minorBidi"/>
        </w:rPr>
        <w:commentReference w:id="31"/>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4A3C4B40"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w:t>
      </w:r>
      <w:r w:rsidR="009A150C">
        <w:rPr>
          <w:color w:val="0E101A"/>
        </w:rPr>
        <w:t xml:space="preserve">compare packages using the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ed and actual signals</w:t>
      </w:r>
      <w:r w:rsidR="009A150C">
        <w:rPr>
          <w:color w:val="0E101A"/>
        </w:rPr>
        <w:t>.  RMSE is</w:t>
      </w:r>
      <w:r w:rsidR="00744402" w:rsidRPr="00BC399B">
        <w:rPr>
          <w:color w:val="0E101A"/>
        </w:rPr>
        <w:t xml:space="preserve"> a</w:t>
      </w:r>
      <w:r w:rsidR="009A150C">
        <w:rPr>
          <w:color w:val="0E101A"/>
        </w:rPr>
        <w:t xml:space="preserve"> performance</w:t>
      </w:r>
      <w:r w:rsidR="00744402" w:rsidRPr="00BC399B">
        <w:rPr>
          <w:color w:val="0E101A"/>
        </w:rPr>
        <w:t xml:space="preserve">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9A150C">
        <w:rPr>
          <w:color w:val="0E101A"/>
        </w:rPr>
        <w:t>.</w:t>
      </w:r>
      <w:r w:rsidR="00C754A6">
        <w:rPr>
          <w:color w:val="0E101A"/>
        </w:rPr>
        <w:t xml:space="preserve"> </w:t>
      </w:r>
      <w:commentRangeStart w:id="32"/>
      <w:commentRangeEnd w:id="32"/>
      <w:r w:rsidR="00744402" w:rsidRPr="00D30079">
        <w:rPr>
          <w:rStyle w:val="CommentReference"/>
          <w:rFonts w:eastAsiaTheme="minorHAnsi"/>
          <w:sz w:val="24"/>
          <w:szCs w:val="24"/>
        </w:rPr>
        <w:commentReference w:id="32"/>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38C7FFC9"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w:t>
      </w:r>
      <w:r w:rsidRPr="0054574F">
        <w:rPr>
          <w:rFonts w:ascii="Times New Roman" w:hAnsi="Times New Roman" w:cs="Times New Roman"/>
          <w:sz w:val="24"/>
          <w:szCs w:val="24"/>
        </w:rPr>
        <w:t xml:space="preserve">can make mutational signature </w:t>
      </w:r>
      <w:r w:rsidR="008D433D" w:rsidRPr="0054574F">
        <w:rPr>
          <w:rFonts w:ascii="Times New Roman" w:hAnsi="Times New Roman" w:cs="Times New Roman"/>
          <w:sz w:val="24"/>
          <w:szCs w:val="24"/>
        </w:rPr>
        <w:t xml:space="preserve">refitting results </w:t>
      </w:r>
      <w:r w:rsidRPr="0054574F">
        <w:rPr>
          <w:rFonts w:ascii="Times New Roman" w:hAnsi="Times New Roman" w:cs="Times New Roman"/>
          <w:sz w:val="24"/>
          <w:szCs w:val="24"/>
        </w:rPr>
        <w:t xml:space="preserve">difficult and hard to </w:t>
      </w:r>
      <w:r w:rsidR="00113F78" w:rsidRPr="0054574F">
        <w:rPr>
          <w:rFonts w:ascii="Times New Roman" w:hAnsi="Times New Roman" w:cs="Times New Roman"/>
          <w:sz w:val="24"/>
          <w:szCs w:val="24"/>
        </w:rPr>
        <w:t>compare</w:t>
      </w:r>
      <w:r w:rsidRPr="0054574F">
        <w:rPr>
          <w:rFonts w:ascii="Times New Roman" w:hAnsi="Times New Roman" w:cs="Times New Roman"/>
          <w:sz w:val="24"/>
          <w:szCs w:val="24"/>
        </w:rPr>
        <w:t>. Our package</w:t>
      </w:r>
      <w:ins w:id="33" w:author="Sanjeevani Arora" w:date="2021-03-16T11:41:00Z">
        <w:r w:rsidR="0054574F" w:rsidRPr="0054574F">
          <w:rPr>
            <w:rFonts w:ascii="Times New Roman" w:hAnsi="Times New Roman" w:cs="Times New Roman"/>
            <w:sz w:val="24"/>
            <w:szCs w:val="24"/>
          </w:rPr>
          <w:t xml:space="preserve">, </w:t>
        </w:r>
      </w:ins>
      <w:ins w:id="34" w:author="Sanjeevani Arora" w:date="2021-03-16T11:42:00Z">
        <w:r w:rsidR="0054574F" w:rsidRPr="0054574F">
          <w:rPr>
            <w:rFonts w:ascii="Times New Roman" w:hAnsi="Times New Roman" w:cs="Times New Roman"/>
            <w:color w:val="0E101A"/>
            <w:sz w:val="24"/>
            <w:szCs w:val="24"/>
            <w:rPrChange w:id="35" w:author="Sanjeevani Arora" w:date="2021-03-16T11:42:00Z">
              <w:rPr>
                <w:color w:val="0E101A"/>
              </w:rPr>
            </w:rPrChange>
          </w:rPr>
          <w:t>MetaMutationalSigs,</w:t>
        </w:r>
      </w:ins>
      <w:r w:rsidRPr="0054574F">
        <w:rPr>
          <w:rFonts w:ascii="Times New Roman" w:hAnsi="Times New Roman" w:cs="Times New Roman"/>
          <w:sz w:val="24"/>
          <w:szCs w:val="24"/>
        </w:rPr>
        <w:t xml:space="preserve"> provides a</w:t>
      </w:r>
      <w:ins w:id="36" w:author="Sanjeevani Arora" w:date="2021-03-16T11:42:00Z">
        <w:r w:rsidR="008517FE">
          <w:rPr>
            <w:rFonts w:ascii="Times New Roman" w:hAnsi="Times New Roman" w:cs="Times New Roman"/>
            <w:sz w:val="24"/>
            <w:szCs w:val="24"/>
          </w:rPr>
          <w:t xml:space="preserve"> simplified approach </w:t>
        </w:r>
      </w:ins>
      <w:del w:id="37" w:author="Sanjeevani Arora" w:date="2021-03-16T11:42:00Z">
        <w:r w:rsidRPr="0054574F" w:rsidDel="008517FE">
          <w:rPr>
            <w:rFonts w:ascii="Times New Roman" w:hAnsi="Times New Roman" w:cs="Times New Roman"/>
            <w:sz w:val="24"/>
            <w:szCs w:val="24"/>
          </w:rPr>
          <w:delText>n easy way of</w:delText>
        </w:r>
      </w:del>
      <w:ins w:id="38" w:author="Sanjeevani Arora" w:date="2021-03-16T11:42:00Z">
        <w:r w:rsidR="008517FE">
          <w:rPr>
            <w:rFonts w:ascii="Times New Roman" w:hAnsi="Times New Roman" w:cs="Times New Roman"/>
            <w:sz w:val="24"/>
            <w:szCs w:val="24"/>
          </w:rPr>
          <w:t>for</w:t>
        </w:r>
      </w:ins>
      <w:r w:rsidRPr="0054574F">
        <w:rPr>
          <w:rFonts w:ascii="Times New Roman" w:hAnsi="Times New Roman" w:cs="Times New Roman"/>
          <w:sz w:val="24"/>
          <w:szCs w:val="24"/>
        </w:rPr>
        <w:t xml:space="preserve"> performing the</w:t>
      </w:r>
      <w:del w:id="39" w:author="Sanjeevani Arora" w:date="2021-03-16T11:42:00Z">
        <w:r w:rsidRPr="0054574F" w:rsidDel="008517FE">
          <w:rPr>
            <w:rFonts w:ascii="Times New Roman" w:hAnsi="Times New Roman" w:cs="Times New Roman"/>
            <w:sz w:val="24"/>
            <w:szCs w:val="24"/>
          </w:rPr>
          <w:delText>se</w:delText>
        </w:r>
      </w:del>
      <w:r w:rsidRPr="0054574F">
        <w:rPr>
          <w:rFonts w:ascii="Times New Roman" w:hAnsi="Times New Roman" w:cs="Times New Roman"/>
          <w:sz w:val="24"/>
          <w:szCs w:val="24"/>
        </w:rPr>
        <w:t xml:space="preserve"> setup related tasks so </w:t>
      </w:r>
      <w:r w:rsidR="00113F78" w:rsidRPr="008517FE">
        <w:rPr>
          <w:rFonts w:ascii="Times New Roman" w:hAnsi="Times New Roman" w:cs="Times New Roman"/>
          <w:sz w:val="24"/>
          <w:szCs w:val="24"/>
        </w:rPr>
        <w:t>that more focus can be placed on</w:t>
      </w:r>
      <w:r w:rsidR="00113F78">
        <w:rPr>
          <w:rFonts w:ascii="Times New Roman" w:hAnsi="Times New Roman" w:cs="Times New Roman"/>
          <w:sz w:val="24"/>
          <w:szCs w:val="24"/>
        </w:rPr>
        <w:t xml:space="preserve">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 xml:space="preserve">need </w:t>
      </w:r>
      <w:r w:rsidR="00C72FA3" w:rsidRPr="008517FE">
        <w:rPr>
          <w:rFonts w:ascii="Times New Roman" w:hAnsi="Times New Roman" w:cs="Times New Roman"/>
          <w:i/>
          <w:iCs/>
          <w:sz w:val="24"/>
          <w:szCs w:val="24"/>
          <w:rPrChange w:id="40" w:author="Sanjeevani Arora" w:date="2021-03-16T11:42:00Z">
            <w:rPr>
              <w:rFonts w:ascii="Times New Roman" w:hAnsi="Times New Roman" w:cs="Times New Roman"/>
              <w:sz w:val="24"/>
              <w:szCs w:val="24"/>
            </w:rPr>
          </w:rPrChange>
        </w:rPr>
        <w:t>a priori</w:t>
      </w:r>
      <w:r w:rsidR="00C72FA3" w:rsidRPr="00D30079">
        <w:rPr>
          <w:rFonts w:ascii="Times New Roman" w:hAnsi="Times New Roman" w:cs="Times New Roman"/>
          <w:sz w:val="24"/>
          <w:szCs w:val="24"/>
        </w:rPr>
        <w:t xml:space="preserve"> knowledge about the samples </w:t>
      </w:r>
      <w:ins w:id="41" w:author="Sanjeevani Arora" w:date="2021-03-16T11:56:00Z">
        <w:r w:rsidR="00AC4E75">
          <w:rPr>
            <w:rFonts w:ascii="Times New Roman" w:hAnsi="Times New Roman" w:cs="Times New Roman"/>
            <w:sz w:val="24"/>
            <w:szCs w:val="24"/>
          </w:rPr>
          <w:t xml:space="preserve">and each package </w:t>
        </w:r>
      </w:ins>
      <w:r w:rsidR="00C72FA3" w:rsidRPr="00D30079">
        <w:rPr>
          <w:rFonts w:ascii="Times New Roman" w:hAnsi="Times New Roman" w:cs="Times New Roman"/>
          <w:sz w:val="24"/>
          <w:szCs w:val="24"/>
        </w:rPr>
        <w:t>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is without a</w:t>
      </w:r>
      <w:ins w:id="42" w:author="Sanjeevani Arora" w:date="2021-03-16T11:58:00Z">
        <w:r w:rsidR="0095709E">
          <w:rPr>
            <w:rFonts w:ascii="Times New Roman" w:hAnsi="Times New Roman" w:cs="Times New Roman"/>
            <w:sz w:val="24"/>
            <w:szCs w:val="24"/>
          </w:rPr>
          <w:t xml:space="preserve">n assessment of the cell biology and genomics. </w:t>
        </w:r>
      </w:ins>
      <w:r w:rsidR="00114125" w:rsidRPr="00D30079">
        <w:rPr>
          <w:rFonts w:ascii="Times New Roman" w:hAnsi="Times New Roman" w:cs="Times New Roman"/>
          <w:sz w:val="24"/>
          <w:szCs w:val="24"/>
        </w:rPr>
        <w:t xml:space="preserve"> </w:t>
      </w:r>
      <w:del w:id="43" w:author="Sanjeevani Arora" w:date="2021-03-16T11:46:00Z">
        <w:r w:rsidR="00114125" w:rsidRPr="00D30079" w:rsidDel="00013227">
          <w:rPr>
            <w:rFonts w:ascii="Times New Roman" w:hAnsi="Times New Roman" w:cs="Times New Roman"/>
            <w:sz w:val="24"/>
            <w:szCs w:val="24"/>
          </w:rPr>
          <w:delText xml:space="preserve">sanity </w:delText>
        </w:r>
        <w:commentRangeStart w:id="44"/>
        <w:r w:rsidR="00114125" w:rsidRPr="00D30079" w:rsidDel="00013227">
          <w:rPr>
            <w:rFonts w:ascii="Times New Roman" w:hAnsi="Times New Roman" w:cs="Times New Roman"/>
            <w:sz w:val="24"/>
            <w:szCs w:val="24"/>
          </w:rPr>
          <w:delText>check</w:delText>
        </w:r>
        <w:commentRangeEnd w:id="44"/>
        <w:r w:rsidR="00013227" w:rsidDel="00013227">
          <w:rPr>
            <w:rStyle w:val="CommentReference"/>
          </w:rPr>
          <w:commentReference w:id="44"/>
        </w:r>
      </w:del>
      <w:del w:id="45" w:author="Sanjeevani Arora" w:date="2021-03-16T11:58:00Z">
        <w:r w:rsidR="00114125" w:rsidRPr="00D30079" w:rsidDel="0095709E">
          <w:rPr>
            <w:rFonts w:ascii="Times New Roman" w:hAnsi="Times New Roman" w:cs="Times New Roman"/>
            <w:sz w:val="24"/>
            <w:szCs w:val="24"/>
          </w:rPr>
          <w:delText>.</w:delText>
        </w:r>
      </w:del>
      <w:r w:rsidR="00114125" w:rsidRPr="00D30079">
        <w:rPr>
          <w:rFonts w:ascii="Times New Roman" w:hAnsi="Times New Roman" w:cs="Times New Roman"/>
          <w:sz w:val="24"/>
          <w:szCs w:val="24"/>
        </w:rPr>
        <w:t xml:space="preserve">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6"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Del="00EE4B64" w:rsidRDefault="00A41417" w:rsidP="00D30079">
      <w:pPr>
        <w:spacing w:line="360" w:lineRule="auto"/>
        <w:jc w:val="both"/>
        <w:rPr>
          <w:del w:id="46" w:author="Sanjeevani Arora" w:date="2021-03-16T11:59:00Z"/>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4BBBAD05" w14:textId="77777777" w:rsidR="00FE2FBC" w:rsidDel="00EE4B64" w:rsidRDefault="00FE2FBC" w:rsidP="00D30079">
      <w:pPr>
        <w:pStyle w:val="Heading1"/>
        <w:numPr>
          <w:ilvl w:val="0"/>
          <w:numId w:val="0"/>
        </w:numPr>
        <w:spacing w:line="360" w:lineRule="auto"/>
        <w:ind w:left="567" w:hanging="567"/>
        <w:rPr>
          <w:del w:id="47" w:author="Sanjeevani Arora" w:date="2021-03-16T11:59:00Z"/>
        </w:rPr>
      </w:pPr>
    </w:p>
    <w:p w14:paraId="0C6A6280" w14:textId="77777777" w:rsidR="00FE2FBC" w:rsidRDefault="00FE2FBC">
      <w:pPr>
        <w:spacing w:line="360" w:lineRule="auto"/>
        <w:jc w:val="both"/>
        <w:pPrChange w:id="48" w:author="Sanjeevani Arora" w:date="2021-03-16T11:59:00Z">
          <w:pPr>
            <w:pStyle w:val="Heading1"/>
            <w:numPr>
              <w:numId w:val="0"/>
            </w:numPr>
            <w:tabs>
              <w:tab w:val="clear" w:pos="567"/>
            </w:tabs>
            <w:spacing w:line="360" w:lineRule="auto"/>
            <w:ind w:left="0" w:firstLine="0"/>
          </w:pPr>
        </w:pPrChange>
      </w:pPr>
    </w:p>
    <w:p w14:paraId="69A3D5D6" w14:textId="79E97640" w:rsidR="00A41417" w:rsidRPr="00A41417" w:rsidRDefault="00A41417" w:rsidP="00D30079">
      <w:pPr>
        <w:pStyle w:val="Heading1"/>
        <w:numPr>
          <w:ilvl w:val="0"/>
          <w:numId w:val="0"/>
        </w:numPr>
        <w:spacing w:line="360" w:lineRule="auto"/>
        <w:ind w:left="567" w:hanging="567"/>
      </w:pPr>
      <w:r w:rsidRPr="00A41417">
        <w:lastRenderedPageBreak/>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7"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3E666AC7"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w:t>
      </w:r>
      <w:r w:rsidR="008F343E">
        <w:rPr>
          <w:rFonts w:ascii="Times New Roman" w:hAnsi="Times New Roman" w:cs="Times New Roman"/>
          <w:sz w:val="24"/>
          <w:szCs w:val="24"/>
        </w:rPr>
        <w:t>ere</w:t>
      </w:r>
      <w:r w:rsidRPr="00D30079">
        <w:rPr>
          <w:rFonts w:ascii="Times New Roman" w:hAnsi="Times New Roman" w:cs="Times New Roman"/>
          <w:sz w:val="24"/>
          <w:szCs w:val="24"/>
        </w:rPr>
        <w:t xml:space="preserve"> supported by </w:t>
      </w:r>
      <w:r w:rsidR="004049D7" w:rsidRPr="00DC0AED">
        <w:rPr>
          <w:rFonts w:ascii="Times New Roman" w:hAnsi="Times New Roman" w:cs="Times New Roman"/>
          <w:sz w:val="24"/>
          <w:szCs w:val="24"/>
        </w:rPr>
        <w:t>NSF awards #</w:t>
      </w:r>
      <w:del w:id="49" w:author="Pandey,Palash" w:date="2021-03-25T12:42:00Z">
        <w:r w:rsidR="004049D7" w:rsidRPr="00DC0AED" w:rsidDel="009B2371">
          <w:rPr>
            <w:rFonts w:ascii="Verdana" w:eastAsia="Times New Roman" w:hAnsi="Verdana" w:cs="Times New Roman"/>
            <w:color w:val="000000"/>
            <w:sz w:val="20"/>
            <w:szCs w:val="20"/>
            <w:shd w:val="clear" w:color="auto" w:fill="F3F3F3"/>
          </w:rPr>
          <w:delText xml:space="preserve"> </w:delText>
        </w:r>
      </w:del>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w:t>
      </w:r>
      <w:ins w:id="50" w:author="Pandey,Palash" w:date="2021-03-25T12:42:00Z">
        <w:r w:rsidR="006D34F8">
          <w:rPr>
            <w:rFonts w:ascii="Times New Roman" w:hAnsi="Times New Roman" w:cs="Times New Roman"/>
            <w:sz w:val="24"/>
            <w:szCs w:val="24"/>
          </w:rPr>
          <w:t xml:space="preserve"> and P.P. was also supported by</w:t>
        </w:r>
      </w:ins>
      <w:r w:rsidRPr="00DC0AED">
        <w:rPr>
          <w:rFonts w:ascii="Times New Roman" w:hAnsi="Times New Roman" w:cs="Times New Roman"/>
          <w:sz w:val="24"/>
          <w:szCs w:val="24"/>
        </w:rPr>
        <w:t xml:space="preserve"> Fox</w:t>
      </w:r>
      <w:r w:rsidRPr="00D30079">
        <w:rPr>
          <w:rFonts w:ascii="Times New Roman" w:hAnsi="Times New Roman" w:cs="Times New Roman"/>
          <w:sz w:val="24"/>
          <w:szCs w:val="24"/>
        </w:rPr>
        <w:t xml:space="preserve"> Chase Cancer Center Risk Assessment Program Funds. S.A. was supported by DOD W81XWH-18-1-0148</w:t>
      </w:r>
      <w:del w:id="51" w:author="Pandey,Palash" w:date="2021-03-25T12:41:00Z">
        <w:r w:rsidRPr="00D30079" w:rsidDel="008448B2">
          <w:rPr>
            <w:rFonts w:ascii="Times New Roman" w:hAnsi="Times New Roman" w:cs="Times New Roman"/>
            <w:sz w:val="24"/>
            <w:szCs w:val="24"/>
          </w:rPr>
          <w:delText xml:space="preserve"> (to S.A.)</w:delText>
        </w:r>
      </w:del>
      <w:r w:rsidRPr="00D30079">
        <w:rPr>
          <w:rFonts w:ascii="Times New Roman" w:hAnsi="Times New Roman" w:cs="Times New Roman"/>
          <w:sz w:val="24"/>
          <w:szCs w:val="24"/>
        </w:rPr>
        <w:t>.</w:t>
      </w:r>
    </w:p>
    <w:p w14:paraId="59A8AD82" w14:textId="77777777" w:rsidR="00FE2FBC" w:rsidRDefault="00FE2FBC" w:rsidP="00FE2FBC">
      <w:pPr>
        <w:rPr>
          <w:rFonts w:ascii="Times New Roman" w:hAnsi="Times New Roman" w:cs="Times New Roman"/>
          <w:b/>
          <w:bCs/>
          <w:sz w:val="24"/>
          <w:szCs w:val="24"/>
        </w:rPr>
      </w:pPr>
    </w:p>
    <w:p w14:paraId="471E5F9A" w14:textId="77777777" w:rsidR="00FE2FBC" w:rsidRDefault="00FE2FBC" w:rsidP="00FE2FBC">
      <w:pPr>
        <w:rPr>
          <w:rFonts w:ascii="Times New Roman" w:hAnsi="Times New Roman" w:cs="Times New Roman"/>
          <w:b/>
          <w:bCs/>
          <w:sz w:val="24"/>
          <w:szCs w:val="24"/>
        </w:rPr>
      </w:pPr>
    </w:p>
    <w:p w14:paraId="6E05FBD9" w14:textId="77777777" w:rsidR="00FE2FBC" w:rsidRDefault="00FE2FBC">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7346610C" w:rsidR="003C224A" w:rsidRPr="00D30079" w:rsidRDefault="003C224A" w:rsidP="00FE2FBC">
      <w:pPr>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364FBD0A" w:rsidR="005D7FE3" w:rsidRPr="00D522BF" w:rsidDel="00F35114" w:rsidRDefault="00BA29A8">
      <w:pPr>
        <w:rPr>
          <w:del w:id="52" w:author="Pandey,Palash" w:date="2021-03-18T03:12:00Z"/>
          <w:rFonts w:ascii="Times New Roman" w:hAnsi="Times New Roman" w:cs="Times New Roman"/>
          <w:sz w:val="24"/>
          <w:szCs w:val="24"/>
          <w:rPrChange w:id="53" w:author="Pandey,Palash" w:date="2021-03-18T03:36:00Z">
            <w:rPr>
              <w:del w:id="54" w:author="Pandey,Palash" w:date="2021-03-18T03:12:00Z"/>
            </w:rPr>
          </w:rPrChange>
        </w:rPr>
        <w:pPrChange w:id="55" w:author="Pandey,Palash" w:date="2021-03-18T03:36:00Z">
          <w:pPr>
            <w:jc w:val="both"/>
          </w:pPr>
        </w:pPrChange>
      </w:pPr>
      <w:proofErr w:type="spellStart"/>
      <w:ins w:id="56" w:author="Pandey,Palash" w:date="2021-03-18T03:22:00Z">
        <w:r w:rsidRPr="00D522BF">
          <w:rPr>
            <w:rFonts w:ascii="Times New Roman" w:hAnsi="Times New Roman" w:cs="Times New Roman"/>
            <w:sz w:val="24"/>
            <w:szCs w:val="24"/>
            <w:rPrChange w:id="57" w:author="Pandey,Palash" w:date="2021-03-18T03:36:00Z">
              <w:rPr/>
            </w:rPrChange>
          </w:rPr>
          <w:t>Alexandrov</w:t>
        </w:r>
        <w:proofErr w:type="spellEnd"/>
        <w:r w:rsidRPr="00D522BF">
          <w:rPr>
            <w:rFonts w:ascii="Times New Roman" w:hAnsi="Times New Roman" w:cs="Times New Roman"/>
            <w:sz w:val="24"/>
            <w:szCs w:val="24"/>
            <w:rPrChange w:id="58" w:author="Pandey,Palash" w:date="2021-03-18T03:36:00Z">
              <w:rPr/>
            </w:rPrChange>
          </w:rPr>
          <w:t xml:space="preserve">, L. B., Kim, J., </w:t>
        </w:r>
        <w:proofErr w:type="spellStart"/>
        <w:r w:rsidRPr="00D522BF">
          <w:rPr>
            <w:rFonts w:ascii="Times New Roman" w:hAnsi="Times New Roman" w:cs="Times New Roman"/>
            <w:sz w:val="24"/>
            <w:szCs w:val="24"/>
            <w:rPrChange w:id="59" w:author="Pandey,Palash" w:date="2021-03-18T03:36:00Z">
              <w:rPr/>
            </w:rPrChange>
          </w:rPr>
          <w:t>Haradhvala</w:t>
        </w:r>
        <w:proofErr w:type="spellEnd"/>
        <w:r w:rsidRPr="00D522BF">
          <w:rPr>
            <w:rFonts w:ascii="Times New Roman" w:hAnsi="Times New Roman" w:cs="Times New Roman"/>
            <w:sz w:val="24"/>
            <w:szCs w:val="24"/>
            <w:rPrChange w:id="60" w:author="Pandey,Palash" w:date="2021-03-18T03:36:00Z">
              <w:rPr/>
            </w:rPrChange>
          </w:rPr>
          <w:t xml:space="preserve">, N. J., Huang, M. N., … Tian Ng, A. W. (2020). The repertoire of mutational signatures in human cancer. Nature, 578(7793), 94–101. https://doi.org/10.1038/s41586-020-1943-3 </w:t>
        </w:r>
      </w:ins>
      <w:del w:id="61" w:author="Pandey,Palash" w:date="2021-03-18T03:12:00Z">
        <w:r w:rsidR="005D7FE3" w:rsidRPr="00D522BF" w:rsidDel="00F35114">
          <w:rPr>
            <w:rPrChange w:id="62" w:author="Pandey,Palash" w:date="2021-03-18T03:36:00Z">
              <w:rPr>
                <w:rStyle w:val="selectable"/>
                <w:rFonts w:ascii="Times New Roman" w:hAnsi="Times New Roman" w:cs="Times New Roman"/>
                <w:color w:val="000000"/>
                <w:sz w:val="24"/>
                <w:szCs w:val="24"/>
              </w:rPr>
            </w:rPrChange>
          </w:rPr>
          <w:delText>Alexandrov LB, Kim J, Haradhvala NJ, Huang MN, Ng AW, Boot A, et al. The Repertoire of Mutational Signatures in Human Cancer. bioRxiv. 2018; https://www.nature.com/articles/s41586-020-1943-3</w:delText>
        </w:r>
      </w:del>
    </w:p>
    <w:p w14:paraId="4FB6D19D" w14:textId="77777777" w:rsidR="00F35114" w:rsidRPr="00D522BF" w:rsidRDefault="00F35114">
      <w:pPr>
        <w:rPr>
          <w:ins w:id="63" w:author="Pandey,Palash" w:date="2021-03-18T03:12:00Z"/>
          <w:rPrChange w:id="64" w:author="Pandey,Palash" w:date="2021-03-18T03:36:00Z">
            <w:rPr>
              <w:ins w:id="65" w:author="Pandey,Palash" w:date="2021-03-18T03:12:00Z"/>
              <w:rStyle w:val="selectable"/>
              <w:rFonts w:ascii="Times New Roman" w:hAnsi="Times New Roman" w:cs="Times New Roman"/>
              <w:color w:val="000000"/>
              <w:sz w:val="24"/>
              <w:szCs w:val="24"/>
            </w:rPr>
          </w:rPrChange>
        </w:rPr>
        <w:pPrChange w:id="66" w:author="Pandey,Palash" w:date="2021-03-18T03:36:00Z">
          <w:pPr>
            <w:jc w:val="both"/>
          </w:pPr>
        </w:pPrChange>
      </w:pPr>
    </w:p>
    <w:p w14:paraId="0B17FE7D" w14:textId="07084CA6" w:rsidR="005D7FE3" w:rsidRPr="00D522BF" w:rsidRDefault="00BA29A8">
      <w:pPr>
        <w:rPr>
          <w:rPrChange w:id="67" w:author="Pandey,Palash" w:date="2021-03-18T03:36:00Z">
            <w:rPr>
              <w:rStyle w:val="selectable"/>
              <w:rFonts w:ascii="Times New Roman" w:hAnsi="Times New Roman" w:cs="Times New Roman"/>
              <w:color w:val="000000"/>
              <w:sz w:val="24"/>
              <w:szCs w:val="24"/>
            </w:rPr>
          </w:rPrChange>
        </w:rPr>
        <w:pPrChange w:id="68" w:author="Pandey,Palash" w:date="2021-03-18T03:36:00Z">
          <w:pPr>
            <w:jc w:val="both"/>
          </w:pPr>
        </w:pPrChange>
      </w:pPr>
      <w:proofErr w:type="spellStart"/>
      <w:ins w:id="69" w:author="Pandey,Palash" w:date="2021-03-18T03:23:00Z">
        <w:r w:rsidRPr="00D522BF">
          <w:rPr>
            <w:rFonts w:ascii="Times New Roman" w:hAnsi="Times New Roman" w:cs="Times New Roman"/>
            <w:sz w:val="24"/>
            <w:szCs w:val="24"/>
            <w:rPrChange w:id="70" w:author="Pandey,Palash" w:date="2021-03-18T03:36:00Z">
              <w:rPr/>
            </w:rPrChange>
          </w:rPr>
          <w:t>Alexandrov</w:t>
        </w:r>
        <w:proofErr w:type="spellEnd"/>
        <w:r w:rsidRPr="00D522BF">
          <w:rPr>
            <w:rFonts w:ascii="Times New Roman" w:hAnsi="Times New Roman" w:cs="Times New Roman"/>
            <w:sz w:val="24"/>
            <w:szCs w:val="24"/>
            <w:rPrChange w:id="71" w:author="Pandey,Palash" w:date="2021-03-18T03:36:00Z">
              <w:rPr/>
            </w:rPrChange>
          </w:rPr>
          <w:t>, L. B., Nik-Zainal, S., Wedge, D. C., Campbell, P. J., &amp; Stratton, M. R. (2013). Deciphering Signatures of Mutational Processes Operative in Human Cancer. Cell Reports, 3(1), 246–259. https://doi.org/10.1016/j.celrep.2012.12.008</w:t>
        </w:r>
      </w:ins>
      <w:ins w:id="72" w:author="Pandey,Palash" w:date="2021-03-18T03:14:00Z">
        <w:r w:rsidR="00E3078B" w:rsidRPr="00D522BF">
          <w:rPr>
            <w:rPrChange w:id="73" w:author="Pandey,Palash" w:date="2021-03-18T03:36:00Z">
              <w:rPr>
                <w:rStyle w:val="selectable"/>
                <w:rFonts w:ascii="Times New Roman" w:hAnsi="Times New Roman" w:cs="Times New Roman"/>
                <w:color w:val="000000"/>
                <w:sz w:val="24"/>
                <w:szCs w:val="24"/>
              </w:rPr>
            </w:rPrChange>
          </w:rPr>
          <w:t xml:space="preserve"> </w:t>
        </w:r>
      </w:ins>
      <w:del w:id="74" w:author="Pandey,Palash" w:date="2021-03-18T03:14:00Z">
        <w:r w:rsidR="005D7FE3" w:rsidRPr="00D522BF" w:rsidDel="00E3078B">
          <w:rPr>
            <w:rPrChange w:id="75" w:author="Pandey,Palash" w:date="2021-03-18T03:36:00Z">
              <w:rPr>
                <w:rStyle w:val="selectable"/>
                <w:rFonts w:ascii="Times New Roman" w:hAnsi="Times New Roman" w:cs="Times New Roman"/>
                <w:color w:val="000000"/>
                <w:sz w:val="24"/>
                <w:szCs w:val="24"/>
              </w:rPr>
            </w:rPrChange>
          </w:rPr>
          <w:delText>Alexandrov LB, Nik-Zainal S, Wedge DC, Campbell PJ, Stratton MR. Deciphering Signatures of Mutational Processes Operative in Human Cancer. Cell Reports. 2013;3: 246–259. pmid:23318258</w:delText>
        </w:r>
      </w:del>
    </w:p>
    <w:p w14:paraId="328AC944" w14:textId="1F44A266" w:rsidR="005D7FE3" w:rsidRPr="00D522BF" w:rsidDel="004703D4" w:rsidRDefault="004703D4">
      <w:pPr>
        <w:rPr>
          <w:del w:id="76" w:author="Pandey,Palash" w:date="2021-03-18T03:22:00Z"/>
          <w:rFonts w:ascii="Times New Roman" w:hAnsi="Times New Roman" w:cs="Times New Roman"/>
          <w:sz w:val="24"/>
          <w:szCs w:val="24"/>
          <w:rPrChange w:id="77" w:author="Pandey,Palash" w:date="2021-03-18T03:36:00Z">
            <w:rPr>
              <w:del w:id="78" w:author="Pandey,Palash" w:date="2021-03-18T03:22:00Z"/>
            </w:rPr>
          </w:rPrChange>
        </w:rPr>
        <w:pPrChange w:id="79" w:author="Pandey,Palash" w:date="2021-03-18T03:36:00Z">
          <w:pPr>
            <w:jc w:val="both"/>
          </w:pPr>
        </w:pPrChange>
      </w:pPr>
      <w:proofErr w:type="spellStart"/>
      <w:ins w:id="80" w:author="Pandey,Palash" w:date="2021-03-18T03:22:00Z">
        <w:r w:rsidRPr="00D522BF">
          <w:rPr>
            <w:rFonts w:ascii="Times New Roman" w:hAnsi="Times New Roman" w:cs="Times New Roman"/>
            <w:sz w:val="24"/>
            <w:szCs w:val="24"/>
            <w:rPrChange w:id="81" w:author="Pandey,Palash" w:date="2021-03-18T03:36:00Z">
              <w:rPr/>
            </w:rPrChange>
          </w:rPr>
          <w:t>Alexandrov</w:t>
        </w:r>
        <w:proofErr w:type="spellEnd"/>
        <w:r w:rsidRPr="00D522BF">
          <w:rPr>
            <w:rFonts w:ascii="Times New Roman" w:hAnsi="Times New Roman" w:cs="Times New Roman"/>
            <w:sz w:val="24"/>
            <w:szCs w:val="24"/>
            <w:rPrChange w:id="82" w:author="Pandey,Palash" w:date="2021-03-18T03:36:00Z">
              <w:rPr/>
            </w:rPrChange>
          </w:rPr>
          <w:t xml:space="preserve">, L. B., Kim, J., </w:t>
        </w:r>
        <w:proofErr w:type="spellStart"/>
        <w:r w:rsidRPr="00D522BF">
          <w:rPr>
            <w:rFonts w:ascii="Times New Roman" w:hAnsi="Times New Roman" w:cs="Times New Roman"/>
            <w:sz w:val="24"/>
            <w:szCs w:val="24"/>
            <w:rPrChange w:id="83" w:author="Pandey,Palash" w:date="2021-03-18T03:36:00Z">
              <w:rPr/>
            </w:rPrChange>
          </w:rPr>
          <w:t>Haradhvala</w:t>
        </w:r>
        <w:proofErr w:type="spellEnd"/>
        <w:r w:rsidRPr="00D522BF">
          <w:rPr>
            <w:rFonts w:ascii="Times New Roman" w:hAnsi="Times New Roman" w:cs="Times New Roman"/>
            <w:sz w:val="24"/>
            <w:szCs w:val="24"/>
            <w:rPrChange w:id="84" w:author="Pandey,Palash" w:date="2021-03-18T03:36:00Z">
              <w:rPr/>
            </w:rPrChange>
          </w:rPr>
          <w:t xml:space="preserve">, N. J., Huang, M. N., … Tian Ng, A. W. (2020). The repertoire of mutational signatures in human cancer. Nature, 578(7793), 94–101. https://doi.org/10.1038/s41586-020-1943-3 </w:t>
        </w:r>
      </w:ins>
      <w:del w:id="85" w:author="Pandey,Palash" w:date="2021-03-18T03:22:00Z">
        <w:r w:rsidR="005D7FE3" w:rsidRPr="00D522BF" w:rsidDel="004703D4">
          <w:rPr>
            <w:rPrChange w:id="86" w:author="Pandey,Palash" w:date="2021-03-18T03:36:00Z">
              <w:rPr>
                <w:rStyle w:val="selectable"/>
                <w:rFonts w:ascii="Times New Roman" w:hAnsi="Times New Roman" w:cs="Times New Roman"/>
                <w:color w:val="000000"/>
                <w:sz w:val="24"/>
                <w:szCs w:val="24"/>
              </w:rPr>
            </w:rPrChange>
          </w:rPr>
          <w:delText>Alexandrov, L., Kim, J., Haradhvala, N., Huang, M., Tian Ng, A., &amp; Wu, Y. et al. (2020). The repertoire of mutational signatures in human cancer. Nature, 578(7793), 94-101. doi: 10.1038/s41586-020-1943-3</w:delText>
        </w:r>
      </w:del>
    </w:p>
    <w:p w14:paraId="2716DC4D" w14:textId="77777777" w:rsidR="004703D4" w:rsidRPr="00D522BF" w:rsidRDefault="004703D4">
      <w:pPr>
        <w:rPr>
          <w:ins w:id="87" w:author="Pandey,Palash" w:date="2021-03-18T03:22:00Z"/>
          <w:rPrChange w:id="88" w:author="Pandey,Palash" w:date="2021-03-18T03:36:00Z">
            <w:rPr>
              <w:ins w:id="89" w:author="Pandey,Palash" w:date="2021-03-18T03:22:00Z"/>
              <w:rStyle w:val="selectable"/>
              <w:rFonts w:ascii="Times New Roman" w:hAnsi="Times New Roman" w:cs="Times New Roman"/>
              <w:color w:val="000000"/>
              <w:sz w:val="24"/>
              <w:szCs w:val="24"/>
            </w:rPr>
          </w:rPrChange>
        </w:rPr>
        <w:pPrChange w:id="90" w:author="Pandey,Palash" w:date="2021-03-18T03:36:00Z">
          <w:pPr>
            <w:jc w:val="both"/>
          </w:pPr>
        </w:pPrChange>
      </w:pPr>
    </w:p>
    <w:p w14:paraId="54D502A0" w14:textId="000366BD" w:rsidR="000278B8" w:rsidRPr="00D522BF" w:rsidDel="001D6120" w:rsidRDefault="001D6120">
      <w:pPr>
        <w:rPr>
          <w:del w:id="91" w:author="Pandey,Palash" w:date="2021-03-18T03:23:00Z"/>
          <w:rFonts w:ascii="Times New Roman" w:hAnsi="Times New Roman" w:cs="Times New Roman"/>
          <w:sz w:val="24"/>
          <w:szCs w:val="24"/>
          <w:rPrChange w:id="92" w:author="Pandey,Palash" w:date="2021-03-18T03:36:00Z">
            <w:rPr>
              <w:del w:id="93" w:author="Pandey,Palash" w:date="2021-03-18T03:23:00Z"/>
            </w:rPr>
          </w:rPrChange>
        </w:rPr>
        <w:pPrChange w:id="94" w:author="Pandey,Palash" w:date="2021-03-18T03:36:00Z">
          <w:pPr>
            <w:jc w:val="both"/>
          </w:pPr>
        </w:pPrChange>
      </w:pPr>
      <w:ins w:id="95" w:author="Pandey,Palash" w:date="2021-03-18T03:23:00Z">
        <w:r w:rsidRPr="00D522BF">
          <w:rPr>
            <w:rFonts w:ascii="Times New Roman" w:hAnsi="Times New Roman" w:cs="Times New Roman"/>
            <w:sz w:val="24"/>
            <w:szCs w:val="24"/>
            <w:rPrChange w:id="96" w:author="Pandey,Palash" w:date="2021-03-18T03:36:00Z">
              <w:rPr/>
            </w:rPrChange>
          </w:rPr>
          <w:t xml:space="preserve">Bergstrom, E. N., Huang, M. N., </w:t>
        </w:r>
        <w:proofErr w:type="spellStart"/>
        <w:r w:rsidRPr="00D522BF">
          <w:rPr>
            <w:rFonts w:ascii="Times New Roman" w:hAnsi="Times New Roman" w:cs="Times New Roman"/>
            <w:sz w:val="24"/>
            <w:szCs w:val="24"/>
            <w:rPrChange w:id="97" w:author="Pandey,Palash" w:date="2021-03-18T03:36:00Z">
              <w:rPr/>
            </w:rPrChange>
          </w:rPr>
          <w:t>Mahto</w:t>
        </w:r>
        <w:proofErr w:type="spellEnd"/>
        <w:r w:rsidRPr="00D522BF">
          <w:rPr>
            <w:rFonts w:ascii="Times New Roman" w:hAnsi="Times New Roman" w:cs="Times New Roman"/>
            <w:sz w:val="24"/>
            <w:szCs w:val="24"/>
            <w:rPrChange w:id="98" w:author="Pandey,Palash" w:date="2021-03-18T03:36:00Z">
              <w:rPr/>
            </w:rPrChange>
          </w:rPr>
          <w:t xml:space="preserve">, U., Barnes, M., Stratton, M. R., </w:t>
        </w:r>
        <w:proofErr w:type="spellStart"/>
        <w:r w:rsidRPr="00D522BF">
          <w:rPr>
            <w:rFonts w:ascii="Times New Roman" w:hAnsi="Times New Roman" w:cs="Times New Roman"/>
            <w:sz w:val="24"/>
            <w:szCs w:val="24"/>
            <w:rPrChange w:id="99" w:author="Pandey,Palash" w:date="2021-03-18T03:36:00Z">
              <w:rPr/>
            </w:rPrChange>
          </w:rPr>
          <w:t>Rozen</w:t>
        </w:r>
        <w:proofErr w:type="spellEnd"/>
        <w:r w:rsidRPr="00D522BF">
          <w:rPr>
            <w:rFonts w:ascii="Times New Roman" w:hAnsi="Times New Roman" w:cs="Times New Roman"/>
            <w:sz w:val="24"/>
            <w:szCs w:val="24"/>
            <w:rPrChange w:id="100" w:author="Pandey,Palash" w:date="2021-03-18T03:36:00Z">
              <w:rPr/>
            </w:rPrChange>
          </w:rPr>
          <w:t xml:space="preserve">, S. G., &amp; </w:t>
        </w:r>
        <w:proofErr w:type="spellStart"/>
        <w:r w:rsidRPr="00D522BF">
          <w:rPr>
            <w:rFonts w:ascii="Times New Roman" w:hAnsi="Times New Roman" w:cs="Times New Roman"/>
            <w:sz w:val="24"/>
            <w:szCs w:val="24"/>
            <w:rPrChange w:id="101" w:author="Pandey,Palash" w:date="2021-03-18T03:36:00Z">
              <w:rPr/>
            </w:rPrChange>
          </w:rPr>
          <w:t>Alexandrov</w:t>
        </w:r>
        <w:proofErr w:type="spellEnd"/>
        <w:r w:rsidRPr="00D522BF">
          <w:rPr>
            <w:rFonts w:ascii="Times New Roman" w:hAnsi="Times New Roman" w:cs="Times New Roman"/>
            <w:sz w:val="24"/>
            <w:szCs w:val="24"/>
            <w:rPrChange w:id="102" w:author="Pandey,Palash" w:date="2021-03-18T03:36:00Z">
              <w:rPr/>
            </w:rPrChange>
          </w:rPr>
          <w:t xml:space="preserve">, L. B. (2019). </w:t>
        </w:r>
        <w:proofErr w:type="spellStart"/>
        <w:r w:rsidRPr="00D522BF">
          <w:rPr>
            <w:rFonts w:ascii="Times New Roman" w:hAnsi="Times New Roman" w:cs="Times New Roman"/>
            <w:sz w:val="24"/>
            <w:szCs w:val="24"/>
            <w:rPrChange w:id="103" w:author="Pandey,Palash" w:date="2021-03-18T03:36:00Z">
              <w:rPr/>
            </w:rPrChange>
          </w:rPr>
          <w:t>SigProfilerMatrixGenerator</w:t>
        </w:r>
        <w:proofErr w:type="spellEnd"/>
        <w:r w:rsidRPr="00D522BF">
          <w:rPr>
            <w:rFonts w:ascii="Times New Roman" w:hAnsi="Times New Roman" w:cs="Times New Roman"/>
            <w:sz w:val="24"/>
            <w:szCs w:val="24"/>
            <w:rPrChange w:id="104" w:author="Pandey,Palash" w:date="2021-03-18T03:36:00Z">
              <w:rPr/>
            </w:rPrChange>
          </w:rPr>
          <w:t xml:space="preserve">: a tool for visualizing and exploring patterns of small mutational events. BMC Genomics, 20(1). https://doi.org/10.1186/s12864-019-6041-2 </w:t>
        </w:r>
      </w:ins>
      <w:del w:id="105" w:author="Pandey,Palash" w:date="2021-03-18T03:23:00Z">
        <w:r w:rsidR="000278B8" w:rsidRPr="00D522BF" w:rsidDel="001D6120">
          <w:rPr>
            <w:rPrChange w:id="106" w:author="Pandey,Palash" w:date="2021-03-18T03:36:00Z">
              <w:rPr>
                <w:rStyle w:val="selectable"/>
                <w:rFonts w:ascii="Times New Roman" w:hAnsi="Times New Roman" w:cs="Times New Roman"/>
                <w:color w:val="000000"/>
                <w:sz w:val="24"/>
                <w:szCs w:val="24"/>
              </w:rPr>
            </w:rPrChange>
          </w:rPr>
          <w:delText>Bergstrom EN, Huang MN, Mahto U, Barnes M, Stratton MR, Rozen SG, Alexandrov LB. SigProfilerMatrixGenerator: a tool for visualizing and exploring patterns of small mutational events. BMC Genomics. 2019 Aug 30;20(1):685. doi: 10.1186/s12864-019-6041-2. PMID: 31470794; PMCID: PMC6717374.</w:delText>
        </w:r>
      </w:del>
    </w:p>
    <w:p w14:paraId="1D890082" w14:textId="77777777" w:rsidR="001D6120" w:rsidRPr="00D522BF" w:rsidRDefault="001D6120">
      <w:pPr>
        <w:rPr>
          <w:ins w:id="107" w:author="Pandey,Palash" w:date="2021-03-18T03:23:00Z"/>
          <w:rPrChange w:id="108" w:author="Pandey,Palash" w:date="2021-03-18T03:36:00Z">
            <w:rPr>
              <w:ins w:id="109" w:author="Pandey,Palash" w:date="2021-03-18T03:23:00Z"/>
              <w:rStyle w:val="selectable"/>
              <w:rFonts w:ascii="Times New Roman" w:hAnsi="Times New Roman" w:cs="Times New Roman"/>
              <w:color w:val="000000"/>
              <w:sz w:val="24"/>
              <w:szCs w:val="24"/>
            </w:rPr>
          </w:rPrChange>
        </w:rPr>
        <w:pPrChange w:id="110" w:author="Pandey,Palash" w:date="2021-03-18T03:36:00Z">
          <w:pPr>
            <w:jc w:val="both"/>
          </w:pPr>
        </w:pPrChange>
      </w:pPr>
    </w:p>
    <w:p w14:paraId="115816F7" w14:textId="59DBDF04" w:rsidR="005D7FE3" w:rsidRPr="00D522BF" w:rsidDel="006F47B3" w:rsidRDefault="006F47B3">
      <w:pPr>
        <w:rPr>
          <w:del w:id="111" w:author="Pandey,Palash" w:date="2021-03-18T03:24:00Z"/>
          <w:rFonts w:ascii="Times New Roman" w:hAnsi="Times New Roman" w:cs="Times New Roman"/>
          <w:sz w:val="24"/>
          <w:szCs w:val="24"/>
          <w:rPrChange w:id="112" w:author="Pandey,Palash" w:date="2021-03-18T03:36:00Z">
            <w:rPr>
              <w:del w:id="113" w:author="Pandey,Palash" w:date="2021-03-18T03:24:00Z"/>
            </w:rPr>
          </w:rPrChange>
        </w:rPr>
        <w:pPrChange w:id="114" w:author="Pandey,Palash" w:date="2021-03-18T03:36:00Z">
          <w:pPr>
            <w:jc w:val="both"/>
          </w:pPr>
        </w:pPrChange>
      </w:pPr>
      <w:proofErr w:type="spellStart"/>
      <w:ins w:id="115" w:author="Pandey,Palash" w:date="2021-03-18T03:24:00Z">
        <w:r w:rsidRPr="00D522BF">
          <w:rPr>
            <w:rFonts w:ascii="Times New Roman" w:hAnsi="Times New Roman" w:cs="Times New Roman"/>
            <w:sz w:val="24"/>
            <w:szCs w:val="24"/>
            <w:rPrChange w:id="116" w:author="Pandey,Palash" w:date="2021-03-18T03:36:00Z">
              <w:rPr/>
            </w:rPrChange>
          </w:rPr>
          <w:t>Blokzijl</w:t>
        </w:r>
        <w:proofErr w:type="spellEnd"/>
        <w:r w:rsidRPr="00D522BF">
          <w:rPr>
            <w:rFonts w:ascii="Times New Roman" w:hAnsi="Times New Roman" w:cs="Times New Roman"/>
            <w:sz w:val="24"/>
            <w:szCs w:val="24"/>
            <w:rPrChange w:id="117" w:author="Pandey,Palash" w:date="2021-03-18T03:36:00Z">
              <w:rPr/>
            </w:rPrChange>
          </w:rPr>
          <w:t xml:space="preserve">, F., Janssen, R., van </w:t>
        </w:r>
        <w:proofErr w:type="spellStart"/>
        <w:r w:rsidRPr="00D522BF">
          <w:rPr>
            <w:rFonts w:ascii="Times New Roman" w:hAnsi="Times New Roman" w:cs="Times New Roman"/>
            <w:sz w:val="24"/>
            <w:szCs w:val="24"/>
            <w:rPrChange w:id="118" w:author="Pandey,Palash" w:date="2021-03-18T03:36:00Z">
              <w:rPr/>
            </w:rPrChange>
          </w:rPr>
          <w:t>Boxtel</w:t>
        </w:r>
        <w:proofErr w:type="spellEnd"/>
        <w:r w:rsidRPr="00D522BF">
          <w:rPr>
            <w:rFonts w:ascii="Times New Roman" w:hAnsi="Times New Roman" w:cs="Times New Roman"/>
            <w:sz w:val="24"/>
            <w:szCs w:val="24"/>
            <w:rPrChange w:id="119" w:author="Pandey,Palash" w:date="2021-03-18T03:36:00Z">
              <w:rPr/>
            </w:rPrChange>
          </w:rPr>
          <w:t xml:space="preserve">, R., &amp; </w:t>
        </w:r>
        <w:proofErr w:type="spellStart"/>
        <w:r w:rsidRPr="00D522BF">
          <w:rPr>
            <w:rFonts w:ascii="Times New Roman" w:hAnsi="Times New Roman" w:cs="Times New Roman"/>
            <w:sz w:val="24"/>
            <w:szCs w:val="24"/>
            <w:rPrChange w:id="120" w:author="Pandey,Palash" w:date="2021-03-18T03:36:00Z">
              <w:rPr/>
            </w:rPrChange>
          </w:rPr>
          <w:t>Cuppen</w:t>
        </w:r>
        <w:proofErr w:type="spellEnd"/>
        <w:r w:rsidRPr="00D522BF">
          <w:rPr>
            <w:rFonts w:ascii="Times New Roman" w:hAnsi="Times New Roman" w:cs="Times New Roman"/>
            <w:sz w:val="24"/>
            <w:szCs w:val="24"/>
            <w:rPrChange w:id="121" w:author="Pandey,Palash" w:date="2021-03-18T03:36:00Z">
              <w:rPr/>
            </w:rPrChange>
          </w:rPr>
          <w:t xml:space="preserve">, E. (2018). </w:t>
        </w:r>
        <w:proofErr w:type="spellStart"/>
        <w:r w:rsidRPr="00D522BF">
          <w:rPr>
            <w:rFonts w:ascii="Times New Roman" w:hAnsi="Times New Roman" w:cs="Times New Roman"/>
            <w:sz w:val="24"/>
            <w:szCs w:val="24"/>
            <w:rPrChange w:id="122" w:author="Pandey,Palash" w:date="2021-03-18T03:36:00Z">
              <w:rPr/>
            </w:rPrChange>
          </w:rPr>
          <w:t>MutationalPatterns</w:t>
        </w:r>
        <w:proofErr w:type="spellEnd"/>
        <w:r w:rsidRPr="00D522BF">
          <w:rPr>
            <w:rFonts w:ascii="Times New Roman" w:hAnsi="Times New Roman" w:cs="Times New Roman"/>
            <w:sz w:val="24"/>
            <w:szCs w:val="24"/>
            <w:rPrChange w:id="123" w:author="Pandey,Palash" w:date="2021-03-18T03:36:00Z">
              <w:rPr/>
            </w:rPrChange>
          </w:rPr>
          <w:t xml:space="preserve">: comprehensive genome-wide analysis of mutational processes. Genome Medicine, 10(1). https://doi.org/10.1186/s13073-018-0539-0 </w:t>
        </w:r>
      </w:ins>
      <w:del w:id="124" w:author="Pandey,Palash" w:date="2021-03-18T03:24:00Z">
        <w:r w:rsidR="005D7FE3" w:rsidRPr="00D522BF" w:rsidDel="006F47B3">
          <w:rPr>
            <w:rPrChange w:id="125" w:author="Pandey,Palash" w:date="2021-03-18T03:36:00Z">
              <w:rPr>
                <w:rStyle w:val="selectable"/>
                <w:rFonts w:ascii="Times New Roman" w:hAnsi="Times New Roman" w:cs="Times New Roman"/>
                <w:color w:val="000000"/>
                <w:sz w:val="24"/>
                <w:szCs w:val="24"/>
              </w:rPr>
            </w:rPrChange>
          </w:rPr>
          <w:delText>Blokzijl F, Janssen R, van Boxtel R, Cuppen E. MutationalPatterns: comprehensive genome-wide analysis of mutational processes. Genome Medicine. 2018;10. pmid:29695279</w:delText>
        </w:r>
      </w:del>
    </w:p>
    <w:p w14:paraId="630775D7" w14:textId="77777777" w:rsidR="006F47B3" w:rsidRPr="00D522BF" w:rsidRDefault="006F47B3">
      <w:pPr>
        <w:rPr>
          <w:ins w:id="126" w:author="Pandey,Palash" w:date="2021-03-18T03:24:00Z"/>
          <w:rPrChange w:id="127" w:author="Pandey,Palash" w:date="2021-03-18T03:36:00Z">
            <w:rPr>
              <w:ins w:id="128" w:author="Pandey,Palash" w:date="2021-03-18T03:24:00Z"/>
              <w:rStyle w:val="selectable"/>
              <w:rFonts w:ascii="Times New Roman" w:hAnsi="Times New Roman" w:cs="Times New Roman"/>
              <w:color w:val="000000"/>
              <w:sz w:val="24"/>
              <w:szCs w:val="24"/>
            </w:rPr>
          </w:rPrChange>
        </w:rPr>
        <w:pPrChange w:id="129" w:author="Pandey,Palash" w:date="2021-03-18T03:36:00Z">
          <w:pPr>
            <w:jc w:val="both"/>
          </w:pPr>
        </w:pPrChange>
      </w:pPr>
    </w:p>
    <w:p w14:paraId="7B75AC5D" w14:textId="3EF1EE08" w:rsidR="005D7FE3" w:rsidRPr="00D522BF" w:rsidDel="00517E4E" w:rsidRDefault="00517E4E">
      <w:pPr>
        <w:rPr>
          <w:del w:id="130" w:author="Pandey,Palash" w:date="2021-03-18T03:24:00Z"/>
          <w:rFonts w:ascii="Times New Roman" w:hAnsi="Times New Roman" w:cs="Times New Roman"/>
          <w:sz w:val="24"/>
          <w:szCs w:val="24"/>
          <w:rPrChange w:id="131" w:author="Pandey,Palash" w:date="2021-03-18T03:36:00Z">
            <w:rPr>
              <w:del w:id="132" w:author="Pandey,Palash" w:date="2021-03-18T03:24:00Z"/>
            </w:rPr>
          </w:rPrChange>
        </w:rPr>
        <w:pPrChange w:id="133" w:author="Pandey,Palash" w:date="2021-03-18T03:36:00Z">
          <w:pPr>
            <w:jc w:val="both"/>
          </w:pPr>
        </w:pPrChange>
      </w:pPr>
      <w:ins w:id="134" w:author="Pandey,Palash" w:date="2021-03-18T03:24:00Z">
        <w:r w:rsidRPr="00D522BF">
          <w:rPr>
            <w:rFonts w:ascii="Times New Roman" w:hAnsi="Times New Roman" w:cs="Times New Roman"/>
            <w:sz w:val="24"/>
            <w:szCs w:val="24"/>
            <w:rPrChange w:id="135" w:author="Pandey,Palash" w:date="2021-03-18T03:36:00Z">
              <w:rPr/>
            </w:rPrChange>
          </w:rPr>
          <w:t xml:space="preserve">Brunner, S. F., Roberts, N. D., Wylie, L. A., Moore, L., Aitken, S. J., Davies, S. E., … Campbell, P. J. (2019). Somatic mutations and clonal dynamics in healthy and cirrhotic human liver. Nature, 574(7779), 538–542. https://doi.org/10.1038/s41586-019-1670-9 </w:t>
        </w:r>
      </w:ins>
      <w:del w:id="136" w:author="Pandey,Palash" w:date="2021-03-18T03:24:00Z">
        <w:r w:rsidR="005D7FE3" w:rsidRPr="00D522BF" w:rsidDel="00517E4E">
          <w:rPr>
            <w:rPrChange w:id="137" w:author="Pandey,Palash" w:date="2021-03-18T03:36:00Z">
              <w:rPr>
                <w:rStyle w:val="selectable"/>
                <w:rFonts w:ascii="Times New Roman" w:hAnsi="Times New Roman" w:cs="Times New Roman"/>
                <w:color w:val="000000"/>
                <w:sz w:val="24"/>
                <w:szCs w:val="24"/>
              </w:rPr>
            </w:rPrChange>
          </w:rPr>
          <w:delText>Brunner, S. F. et al. Somatic mutations and clonal dynamics in healthy and cirrhotic human liver. Nature 574, 538–542, doi: 10.1038/s41586-019-1670-9 (2019).</w:delText>
        </w:r>
      </w:del>
    </w:p>
    <w:p w14:paraId="62458930" w14:textId="77777777" w:rsidR="00517E4E" w:rsidRPr="00D522BF" w:rsidRDefault="00517E4E">
      <w:pPr>
        <w:rPr>
          <w:ins w:id="138" w:author="Pandey,Palash" w:date="2021-03-18T03:24:00Z"/>
          <w:rPrChange w:id="139" w:author="Pandey,Palash" w:date="2021-03-18T03:36:00Z">
            <w:rPr>
              <w:ins w:id="140" w:author="Pandey,Palash" w:date="2021-03-18T03:24:00Z"/>
              <w:rStyle w:val="selectable"/>
              <w:rFonts w:ascii="Times New Roman" w:hAnsi="Times New Roman" w:cs="Times New Roman"/>
              <w:color w:val="000000"/>
              <w:sz w:val="24"/>
              <w:szCs w:val="24"/>
            </w:rPr>
          </w:rPrChange>
        </w:rPr>
        <w:pPrChange w:id="141" w:author="Pandey,Palash" w:date="2021-03-18T03:36:00Z">
          <w:pPr>
            <w:jc w:val="both"/>
          </w:pPr>
        </w:pPrChange>
      </w:pPr>
    </w:p>
    <w:p w14:paraId="6C62532F" w14:textId="2183A47F" w:rsidR="005D7FE3" w:rsidRPr="00D522BF" w:rsidDel="00517E4E" w:rsidRDefault="00517E4E">
      <w:pPr>
        <w:rPr>
          <w:del w:id="142" w:author="Pandey,Palash" w:date="2021-03-18T03:24:00Z"/>
          <w:rFonts w:ascii="Times New Roman" w:hAnsi="Times New Roman" w:cs="Times New Roman"/>
          <w:sz w:val="24"/>
          <w:szCs w:val="24"/>
          <w:rPrChange w:id="143" w:author="Pandey,Palash" w:date="2021-03-18T03:36:00Z">
            <w:rPr>
              <w:del w:id="144" w:author="Pandey,Palash" w:date="2021-03-18T03:24:00Z"/>
            </w:rPr>
          </w:rPrChange>
        </w:rPr>
        <w:pPrChange w:id="145" w:author="Pandey,Palash" w:date="2021-03-18T03:36:00Z">
          <w:pPr>
            <w:jc w:val="both"/>
          </w:pPr>
        </w:pPrChange>
      </w:pPr>
      <w:ins w:id="146" w:author="Pandey,Palash" w:date="2021-03-18T03:24:00Z">
        <w:r w:rsidRPr="00D522BF">
          <w:rPr>
            <w:rFonts w:ascii="Times New Roman" w:hAnsi="Times New Roman" w:cs="Times New Roman"/>
            <w:sz w:val="24"/>
            <w:szCs w:val="24"/>
            <w:rPrChange w:id="147" w:author="Pandey,Palash" w:date="2021-03-18T03:36:00Z">
              <w:rPr/>
            </w:rPrChange>
          </w:rPr>
          <w:t xml:space="preserve">Campbell, B. B., Light, N., Fabrizio, D., </w:t>
        </w:r>
        <w:proofErr w:type="spellStart"/>
        <w:r w:rsidRPr="00D522BF">
          <w:rPr>
            <w:rFonts w:ascii="Times New Roman" w:hAnsi="Times New Roman" w:cs="Times New Roman"/>
            <w:sz w:val="24"/>
            <w:szCs w:val="24"/>
            <w:rPrChange w:id="148" w:author="Pandey,Palash" w:date="2021-03-18T03:36:00Z">
              <w:rPr/>
            </w:rPrChange>
          </w:rPr>
          <w:t>Zatzman</w:t>
        </w:r>
        <w:proofErr w:type="spellEnd"/>
        <w:r w:rsidRPr="00D522BF">
          <w:rPr>
            <w:rFonts w:ascii="Times New Roman" w:hAnsi="Times New Roman" w:cs="Times New Roman"/>
            <w:sz w:val="24"/>
            <w:szCs w:val="24"/>
            <w:rPrChange w:id="149" w:author="Pandey,Palash" w:date="2021-03-18T03:36:00Z">
              <w:rPr/>
            </w:rPrChange>
          </w:rPr>
          <w:t xml:space="preserve">, M., </w:t>
        </w:r>
        <w:proofErr w:type="spellStart"/>
        <w:r w:rsidRPr="00D522BF">
          <w:rPr>
            <w:rFonts w:ascii="Times New Roman" w:hAnsi="Times New Roman" w:cs="Times New Roman"/>
            <w:sz w:val="24"/>
            <w:szCs w:val="24"/>
            <w:rPrChange w:id="150" w:author="Pandey,Palash" w:date="2021-03-18T03:36:00Z">
              <w:rPr/>
            </w:rPrChange>
          </w:rPr>
          <w:t>Fuligni</w:t>
        </w:r>
        <w:proofErr w:type="spellEnd"/>
        <w:r w:rsidRPr="00D522BF">
          <w:rPr>
            <w:rFonts w:ascii="Times New Roman" w:hAnsi="Times New Roman" w:cs="Times New Roman"/>
            <w:sz w:val="24"/>
            <w:szCs w:val="24"/>
            <w:rPrChange w:id="151" w:author="Pandey,Palash" w:date="2021-03-18T03:36:00Z">
              <w:rPr/>
            </w:rPrChange>
          </w:rPr>
          <w:t xml:space="preserve">, F., de Borja, R., … </w:t>
        </w:r>
        <w:proofErr w:type="spellStart"/>
        <w:r w:rsidRPr="00D522BF">
          <w:rPr>
            <w:rFonts w:ascii="Times New Roman" w:hAnsi="Times New Roman" w:cs="Times New Roman"/>
            <w:sz w:val="24"/>
            <w:szCs w:val="24"/>
            <w:rPrChange w:id="152" w:author="Pandey,Palash" w:date="2021-03-18T03:36:00Z">
              <w:rPr/>
            </w:rPrChange>
          </w:rPr>
          <w:t>Shlien</w:t>
        </w:r>
        <w:proofErr w:type="spellEnd"/>
        <w:r w:rsidRPr="00D522BF">
          <w:rPr>
            <w:rFonts w:ascii="Times New Roman" w:hAnsi="Times New Roman" w:cs="Times New Roman"/>
            <w:sz w:val="24"/>
            <w:szCs w:val="24"/>
            <w:rPrChange w:id="153" w:author="Pandey,Palash" w:date="2021-03-18T03:36:00Z">
              <w:rPr/>
            </w:rPrChange>
          </w:rPr>
          <w:t xml:space="preserve">, A. (2017). Comprehensive Analysis of Hypermutation in Human Cancer. Cell, 171(5), 1042-1056.e10. https://doi.org/10.1016/j.cell.2017.09.048 </w:t>
        </w:r>
      </w:ins>
      <w:del w:id="154" w:author="Pandey,Palash" w:date="2021-03-18T03:24:00Z">
        <w:r w:rsidR="005D7FE3" w:rsidRPr="00D522BF" w:rsidDel="00517E4E">
          <w:rPr>
            <w:rPrChange w:id="155" w:author="Pandey,Palash" w:date="2021-03-18T03:36:00Z">
              <w:rPr>
                <w:rStyle w:val="selectable"/>
                <w:rFonts w:ascii="Times New Roman" w:hAnsi="Times New Roman" w:cs="Times New Roman"/>
                <w:color w:val="000000"/>
                <w:sz w:val="24"/>
                <w:szCs w:val="24"/>
              </w:rPr>
            </w:rPrChange>
          </w:rPr>
          <w:delText xml:space="preserve">Campbell, B., Light, N., Fabrizio, D., Zatzman, M., Fuligni, F., &amp; de Borja, R. et al. (2017). Comprehensive Analysis of Hypermutation in Human Cancer. Cell, 171(5), 1042-1056.e10. doi: 10.1016/j.cell.2017.09.048 </w:delText>
        </w:r>
      </w:del>
    </w:p>
    <w:p w14:paraId="524A5B73" w14:textId="77777777" w:rsidR="00517E4E" w:rsidRPr="00D522BF" w:rsidRDefault="00517E4E">
      <w:pPr>
        <w:rPr>
          <w:ins w:id="156" w:author="Pandey,Palash" w:date="2021-03-18T03:24:00Z"/>
          <w:rPrChange w:id="157" w:author="Pandey,Palash" w:date="2021-03-18T03:36:00Z">
            <w:rPr>
              <w:ins w:id="158" w:author="Pandey,Palash" w:date="2021-03-18T03:24:00Z"/>
              <w:rStyle w:val="selectable"/>
              <w:rFonts w:ascii="Times New Roman" w:hAnsi="Times New Roman" w:cs="Times New Roman"/>
              <w:color w:val="000000"/>
              <w:sz w:val="24"/>
              <w:szCs w:val="24"/>
            </w:rPr>
          </w:rPrChange>
        </w:rPr>
        <w:pPrChange w:id="159" w:author="Pandey,Palash" w:date="2021-03-18T03:36:00Z">
          <w:pPr>
            <w:jc w:val="both"/>
          </w:pPr>
        </w:pPrChange>
      </w:pPr>
    </w:p>
    <w:p w14:paraId="19A7B962" w14:textId="4C5A1FDE" w:rsidR="004A4986" w:rsidRPr="00D522BF" w:rsidDel="00385A4E" w:rsidRDefault="004A4986">
      <w:pPr>
        <w:rPr>
          <w:del w:id="160" w:author="Pandey,Palash" w:date="2021-03-18T03:25:00Z"/>
          <w:rFonts w:ascii="Times New Roman" w:hAnsi="Times New Roman" w:cs="Times New Roman"/>
          <w:sz w:val="24"/>
          <w:szCs w:val="24"/>
          <w:rPrChange w:id="161" w:author="Pandey,Palash" w:date="2021-03-18T03:36:00Z">
            <w:rPr>
              <w:del w:id="162" w:author="Pandey,Palash" w:date="2021-03-18T03:25:00Z"/>
            </w:rPr>
          </w:rPrChange>
        </w:rPr>
        <w:pPrChange w:id="163" w:author="Pandey,Palash" w:date="2021-03-18T03:36:00Z">
          <w:pPr>
            <w:jc w:val="both"/>
          </w:pPr>
        </w:pPrChange>
      </w:pPr>
      <w:r w:rsidRPr="00D522BF">
        <w:rPr>
          <w:rPrChange w:id="164" w:author="Pandey,Palash" w:date="2021-03-18T03:36:00Z">
            <w:rPr>
              <w:rStyle w:val="selectable"/>
              <w:rFonts w:ascii="Times New Roman" w:hAnsi="Times New Roman" w:cs="Times New Roman"/>
              <w:color w:val="000000"/>
              <w:sz w:val="24"/>
              <w:szCs w:val="24"/>
            </w:rPr>
          </w:rPrChange>
        </w:rPr>
        <w:t xml:space="preserve">[dataset] </w:t>
      </w:r>
      <w:ins w:id="165" w:author="Pandey,Palash" w:date="2021-03-18T03:25:00Z">
        <w:r w:rsidR="00385A4E" w:rsidRPr="00D522BF">
          <w:rPr>
            <w:rFonts w:ascii="Times New Roman" w:hAnsi="Times New Roman" w:cs="Times New Roman"/>
            <w:sz w:val="24"/>
            <w:szCs w:val="24"/>
            <w:rPrChange w:id="166" w:author="Pandey,Palash" w:date="2021-03-18T03:36:00Z">
              <w:rPr/>
            </w:rPrChange>
          </w:rPr>
          <w:t xml:space="preserve">Weinstein, J. N., </w:t>
        </w:r>
        <w:proofErr w:type="spellStart"/>
        <w:r w:rsidR="00385A4E" w:rsidRPr="00D522BF">
          <w:rPr>
            <w:rFonts w:ascii="Times New Roman" w:hAnsi="Times New Roman" w:cs="Times New Roman"/>
            <w:sz w:val="24"/>
            <w:szCs w:val="24"/>
            <w:rPrChange w:id="167" w:author="Pandey,Palash" w:date="2021-03-18T03:36:00Z">
              <w:rPr/>
            </w:rPrChange>
          </w:rPr>
          <w:t>Collisson</w:t>
        </w:r>
        <w:proofErr w:type="spellEnd"/>
        <w:r w:rsidR="00385A4E" w:rsidRPr="00D522BF">
          <w:rPr>
            <w:rFonts w:ascii="Times New Roman" w:hAnsi="Times New Roman" w:cs="Times New Roman"/>
            <w:sz w:val="24"/>
            <w:szCs w:val="24"/>
            <w:rPrChange w:id="168" w:author="Pandey,Palash" w:date="2021-03-18T03:36:00Z">
              <w:rPr/>
            </w:rPrChange>
          </w:rPr>
          <w:t xml:space="preserve">, E. A., Mills, G. B., Shaw, K. R. M., </w:t>
        </w:r>
        <w:proofErr w:type="spellStart"/>
        <w:r w:rsidR="00385A4E" w:rsidRPr="00D522BF">
          <w:rPr>
            <w:rFonts w:ascii="Times New Roman" w:hAnsi="Times New Roman" w:cs="Times New Roman"/>
            <w:sz w:val="24"/>
            <w:szCs w:val="24"/>
            <w:rPrChange w:id="169" w:author="Pandey,Palash" w:date="2021-03-18T03:36:00Z">
              <w:rPr/>
            </w:rPrChange>
          </w:rPr>
          <w:t>Ozenberger</w:t>
        </w:r>
        <w:proofErr w:type="spellEnd"/>
        <w:r w:rsidR="00385A4E" w:rsidRPr="00D522BF">
          <w:rPr>
            <w:rFonts w:ascii="Times New Roman" w:hAnsi="Times New Roman" w:cs="Times New Roman"/>
            <w:sz w:val="24"/>
            <w:szCs w:val="24"/>
            <w:rPrChange w:id="170" w:author="Pandey,Palash" w:date="2021-03-18T03:36:00Z">
              <w:rPr/>
            </w:rPrChange>
          </w:rPr>
          <w:t xml:space="preserve">, B. A., … Stuart, J. M. (2013). The Cancer Genome Atlas Pan-Cancer analysis project. Nature Genetics, 45(10), 1113–1120. https://doi.org/10.1038/ng.2764 </w:t>
        </w:r>
      </w:ins>
      <w:del w:id="171" w:author="Pandey,Palash" w:date="2021-03-18T03:25:00Z">
        <w:r w:rsidRPr="00D522BF" w:rsidDel="00385A4E">
          <w:rPr>
            <w:rPrChange w:id="172" w:author="Pandey,Palash" w:date="2021-03-18T03:36:00Z">
              <w:rPr>
                <w:rStyle w:val="selectable"/>
                <w:rFonts w:ascii="Times New Roman" w:hAnsi="Times New Roman" w:cs="Times New Roman"/>
                <w:color w:val="000000"/>
                <w:sz w:val="24"/>
                <w:szCs w:val="24"/>
              </w:rPr>
            </w:rPrChange>
          </w:rPr>
          <w:delText>Cancer Genome Atlas Research Network et al. “The Cancer Genome Atlas Pan-Cancer analysis project.” Nature genetics vol. 45,10 (2013): 1113-20. doi:10.1038/ng.2764</w:delText>
        </w:r>
      </w:del>
    </w:p>
    <w:p w14:paraId="38855C9E" w14:textId="77777777" w:rsidR="00385A4E" w:rsidRPr="00D522BF" w:rsidRDefault="00385A4E">
      <w:pPr>
        <w:rPr>
          <w:ins w:id="173" w:author="Pandey,Palash" w:date="2021-03-18T03:25:00Z"/>
          <w:rPrChange w:id="174" w:author="Pandey,Palash" w:date="2021-03-18T03:36:00Z">
            <w:rPr>
              <w:ins w:id="175" w:author="Pandey,Palash" w:date="2021-03-18T03:25:00Z"/>
              <w:rStyle w:val="selectable"/>
              <w:rFonts w:ascii="Times New Roman" w:hAnsi="Times New Roman" w:cs="Times New Roman"/>
              <w:color w:val="000000"/>
              <w:sz w:val="24"/>
              <w:szCs w:val="24"/>
            </w:rPr>
          </w:rPrChange>
        </w:rPr>
        <w:pPrChange w:id="176" w:author="Pandey,Palash" w:date="2021-03-18T03:36:00Z">
          <w:pPr>
            <w:jc w:val="both"/>
          </w:pPr>
        </w:pPrChange>
      </w:pPr>
    </w:p>
    <w:p w14:paraId="131E2564" w14:textId="5C075871" w:rsidR="005D7FE3" w:rsidRPr="00D522BF" w:rsidDel="007B5C0C" w:rsidRDefault="007B5C0C">
      <w:pPr>
        <w:rPr>
          <w:del w:id="177" w:author="Pandey,Palash" w:date="2021-03-18T03:25:00Z"/>
          <w:rFonts w:ascii="Times New Roman" w:hAnsi="Times New Roman" w:cs="Times New Roman"/>
          <w:sz w:val="24"/>
          <w:szCs w:val="24"/>
          <w:rPrChange w:id="178" w:author="Pandey,Palash" w:date="2021-03-18T03:36:00Z">
            <w:rPr>
              <w:del w:id="179" w:author="Pandey,Palash" w:date="2021-03-18T03:25:00Z"/>
            </w:rPr>
          </w:rPrChange>
        </w:rPr>
        <w:pPrChange w:id="180" w:author="Pandey,Palash" w:date="2021-03-18T03:36:00Z">
          <w:pPr>
            <w:jc w:val="both"/>
          </w:pPr>
        </w:pPrChange>
      </w:pPr>
      <w:ins w:id="181" w:author="Pandey,Palash" w:date="2021-03-18T03:25:00Z">
        <w:r w:rsidRPr="00D522BF">
          <w:rPr>
            <w:rFonts w:ascii="Times New Roman" w:hAnsi="Times New Roman" w:cs="Times New Roman"/>
            <w:sz w:val="24"/>
            <w:szCs w:val="24"/>
            <w:rPrChange w:id="182" w:author="Pandey,Palash" w:date="2021-03-18T03:36:00Z">
              <w:rPr/>
            </w:rPrChange>
          </w:rPr>
          <w:t xml:space="preserve">Chung, J., </w:t>
        </w:r>
        <w:proofErr w:type="spellStart"/>
        <w:r w:rsidRPr="00D522BF">
          <w:rPr>
            <w:rFonts w:ascii="Times New Roman" w:hAnsi="Times New Roman" w:cs="Times New Roman"/>
            <w:sz w:val="24"/>
            <w:szCs w:val="24"/>
            <w:rPrChange w:id="183" w:author="Pandey,Palash" w:date="2021-03-18T03:36:00Z">
              <w:rPr/>
            </w:rPrChange>
          </w:rPr>
          <w:t>Maruvka</w:t>
        </w:r>
        <w:proofErr w:type="spellEnd"/>
        <w:r w:rsidRPr="00D522BF">
          <w:rPr>
            <w:rFonts w:ascii="Times New Roman" w:hAnsi="Times New Roman" w:cs="Times New Roman"/>
            <w:sz w:val="24"/>
            <w:szCs w:val="24"/>
            <w:rPrChange w:id="184" w:author="Pandey,Palash" w:date="2021-03-18T03:36:00Z">
              <w:rPr/>
            </w:rPrChange>
          </w:rPr>
          <w:t xml:space="preserve">, Y. E., </w:t>
        </w:r>
        <w:proofErr w:type="spellStart"/>
        <w:r w:rsidRPr="00D522BF">
          <w:rPr>
            <w:rFonts w:ascii="Times New Roman" w:hAnsi="Times New Roman" w:cs="Times New Roman"/>
            <w:sz w:val="24"/>
            <w:szCs w:val="24"/>
            <w:rPrChange w:id="185" w:author="Pandey,Palash" w:date="2021-03-18T03:36:00Z">
              <w:rPr/>
            </w:rPrChange>
          </w:rPr>
          <w:t>Sudhaman</w:t>
        </w:r>
        <w:proofErr w:type="spellEnd"/>
        <w:r w:rsidRPr="00D522BF">
          <w:rPr>
            <w:rFonts w:ascii="Times New Roman" w:hAnsi="Times New Roman" w:cs="Times New Roman"/>
            <w:sz w:val="24"/>
            <w:szCs w:val="24"/>
            <w:rPrChange w:id="186" w:author="Pandey,Palash" w:date="2021-03-18T03:36:00Z">
              <w:rPr/>
            </w:rPrChange>
          </w:rPr>
          <w:t xml:space="preserve">, S., Kelly, J., </w:t>
        </w:r>
        <w:proofErr w:type="spellStart"/>
        <w:r w:rsidRPr="00D522BF">
          <w:rPr>
            <w:rFonts w:ascii="Times New Roman" w:hAnsi="Times New Roman" w:cs="Times New Roman"/>
            <w:sz w:val="24"/>
            <w:szCs w:val="24"/>
            <w:rPrChange w:id="187" w:author="Pandey,Palash" w:date="2021-03-18T03:36:00Z">
              <w:rPr/>
            </w:rPrChange>
          </w:rPr>
          <w:t>Haradhvala</w:t>
        </w:r>
        <w:proofErr w:type="spellEnd"/>
        <w:r w:rsidRPr="00D522BF">
          <w:rPr>
            <w:rFonts w:ascii="Times New Roman" w:hAnsi="Times New Roman" w:cs="Times New Roman"/>
            <w:sz w:val="24"/>
            <w:szCs w:val="24"/>
            <w:rPrChange w:id="188" w:author="Pandey,Palash" w:date="2021-03-18T03:36:00Z">
              <w:rPr/>
            </w:rPrChange>
          </w:rPr>
          <w:t xml:space="preserve">, N. J., Bianchi, V., … </w:t>
        </w:r>
        <w:proofErr w:type="spellStart"/>
        <w:r w:rsidRPr="00D522BF">
          <w:rPr>
            <w:rFonts w:ascii="Times New Roman" w:hAnsi="Times New Roman" w:cs="Times New Roman"/>
            <w:sz w:val="24"/>
            <w:szCs w:val="24"/>
            <w:rPrChange w:id="189" w:author="Pandey,Palash" w:date="2021-03-18T03:36:00Z">
              <w:rPr/>
            </w:rPrChange>
          </w:rPr>
          <w:t>Tabori</w:t>
        </w:r>
        <w:proofErr w:type="spellEnd"/>
        <w:r w:rsidRPr="00D522BF">
          <w:rPr>
            <w:rFonts w:ascii="Times New Roman" w:hAnsi="Times New Roman" w:cs="Times New Roman"/>
            <w:sz w:val="24"/>
            <w:szCs w:val="24"/>
            <w:rPrChange w:id="190" w:author="Pandey,Palash" w:date="2021-03-18T03:36:00Z">
              <w:rPr/>
            </w:rPrChange>
          </w:rPr>
          <w:t xml:space="preserve">, U. (2020). DNA polymerase and mismatch repair exert distinct microsatellite instability signatures in normal and malignant human cells. Cancer Discovery, CD-20-0790. https://doi.org/10.1158/2159-8290.cd-20-0790 </w:t>
        </w:r>
      </w:ins>
      <w:del w:id="191" w:author="Pandey,Palash" w:date="2021-03-18T03:25:00Z">
        <w:r w:rsidR="005D7FE3" w:rsidRPr="00D522BF" w:rsidDel="007B5C0C">
          <w:rPr>
            <w:rPrChange w:id="192" w:author="Pandey,Palash" w:date="2021-03-18T03:36:00Z">
              <w:rPr>
                <w:rStyle w:val="selectable"/>
                <w:rFonts w:ascii="Times New Roman" w:hAnsi="Times New Roman" w:cs="Times New Roman"/>
                <w:color w:val="000000"/>
                <w:sz w:val="24"/>
                <w:szCs w:val="24"/>
              </w:rPr>
            </w:rPrChange>
          </w:rPr>
          <w:delText xml:space="preserve">Chung, J., Maruvka, Y., Sudhaman, S., Kelly, J., Haradhvala, N., &amp; Bianchi, V. et al. (2020). DNA polymerase and mismatch repair exert distinct microsatellite instability signatures in normal and malignant human cells. Cancer Discovery, CD-20-0790. doi: 10.1158/2159-8290.cd-20-0790 </w:delText>
        </w:r>
      </w:del>
    </w:p>
    <w:p w14:paraId="319D1189" w14:textId="77777777" w:rsidR="007B5C0C" w:rsidRPr="00D522BF" w:rsidRDefault="007B5C0C">
      <w:pPr>
        <w:rPr>
          <w:ins w:id="193" w:author="Pandey,Palash" w:date="2021-03-18T03:25:00Z"/>
          <w:rPrChange w:id="194" w:author="Pandey,Palash" w:date="2021-03-18T03:36:00Z">
            <w:rPr>
              <w:ins w:id="195" w:author="Pandey,Palash" w:date="2021-03-18T03:25:00Z"/>
              <w:rStyle w:val="selectable"/>
              <w:rFonts w:ascii="Times New Roman" w:hAnsi="Times New Roman" w:cs="Times New Roman"/>
              <w:color w:val="000000"/>
              <w:sz w:val="24"/>
              <w:szCs w:val="24"/>
            </w:rPr>
          </w:rPrChange>
        </w:rPr>
        <w:pPrChange w:id="196" w:author="Pandey,Palash" w:date="2021-03-18T03:36:00Z">
          <w:pPr>
            <w:jc w:val="both"/>
          </w:pPr>
        </w:pPrChange>
      </w:pPr>
    </w:p>
    <w:p w14:paraId="068D35CA" w14:textId="7E74EC28" w:rsidR="005D7FE3" w:rsidRPr="00D522BF" w:rsidDel="004873B0" w:rsidRDefault="004873B0">
      <w:pPr>
        <w:rPr>
          <w:del w:id="197" w:author="Pandey,Palash" w:date="2021-03-18T03:26:00Z"/>
          <w:rFonts w:ascii="Times New Roman" w:hAnsi="Times New Roman" w:cs="Times New Roman"/>
          <w:sz w:val="24"/>
          <w:szCs w:val="24"/>
          <w:rPrChange w:id="198" w:author="Pandey,Palash" w:date="2021-03-18T03:36:00Z">
            <w:rPr>
              <w:del w:id="199" w:author="Pandey,Palash" w:date="2021-03-18T03:26:00Z"/>
            </w:rPr>
          </w:rPrChange>
        </w:rPr>
        <w:pPrChange w:id="200" w:author="Pandey,Palash" w:date="2021-03-18T03:36:00Z">
          <w:pPr>
            <w:jc w:val="both"/>
          </w:pPr>
        </w:pPrChange>
      </w:pPr>
      <w:ins w:id="201" w:author="Pandey,Palash" w:date="2021-03-18T03:26:00Z">
        <w:r w:rsidRPr="00D522BF">
          <w:rPr>
            <w:rFonts w:ascii="Times New Roman" w:hAnsi="Times New Roman" w:cs="Times New Roman"/>
            <w:sz w:val="24"/>
            <w:szCs w:val="24"/>
            <w:rPrChange w:id="202" w:author="Pandey,Palash" w:date="2021-03-18T03:36:00Z">
              <w:rPr/>
            </w:rPrChange>
          </w:rPr>
          <w:t xml:space="preserve">Forbes, S. A., </w:t>
        </w:r>
        <w:proofErr w:type="spellStart"/>
        <w:r w:rsidRPr="00D522BF">
          <w:rPr>
            <w:rFonts w:ascii="Times New Roman" w:hAnsi="Times New Roman" w:cs="Times New Roman"/>
            <w:sz w:val="24"/>
            <w:szCs w:val="24"/>
            <w:rPrChange w:id="203" w:author="Pandey,Palash" w:date="2021-03-18T03:36:00Z">
              <w:rPr/>
            </w:rPrChange>
          </w:rPr>
          <w:t>Beare</w:t>
        </w:r>
        <w:proofErr w:type="spellEnd"/>
        <w:r w:rsidRPr="00D522BF">
          <w:rPr>
            <w:rFonts w:ascii="Times New Roman" w:hAnsi="Times New Roman" w:cs="Times New Roman"/>
            <w:sz w:val="24"/>
            <w:szCs w:val="24"/>
            <w:rPrChange w:id="204" w:author="Pandey,Palash" w:date="2021-03-18T03:36:00Z">
              <w:rPr/>
            </w:rPrChange>
          </w:rPr>
          <w:t xml:space="preserve">, D., </w:t>
        </w:r>
        <w:proofErr w:type="spellStart"/>
        <w:r w:rsidRPr="00D522BF">
          <w:rPr>
            <w:rFonts w:ascii="Times New Roman" w:hAnsi="Times New Roman" w:cs="Times New Roman"/>
            <w:sz w:val="24"/>
            <w:szCs w:val="24"/>
            <w:rPrChange w:id="205" w:author="Pandey,Palash" w:date="2021-03-18T03:36:00Z">
              <w:rPr/>
            </w:rPrChange>
          </w:rPr>
          <w:t>Boutselakis</w:t>
        </w:r>
        <w:proofErr w:type="spellEnd"/>
        <w:r w:rsidRPr="00D522BF">
          <w:rPr>
            <w:rFonts w:ascii="Times New Roman" w:hAnsi="Times New Roman" w:cs="Times New Roman"/>
            <w:sz w:val="24"/>
            <w:szCs w:val="24"/>
            <w:rPrChange w:id="206" w:author="Pandey,Palash" w:date="2021-03-18T03:36:00Z">
              <w:rPr/>
            </w:rPrChange>
          </w:rPr>
          <w:t xml:space="preserve">, H., Bamford, S., </w:t>
        </w:r>
        <w:proofErr w:type="spellStart"/>
        <w:r w:rsidRPr="00D522BF">
          <w:rPr>
            <w:rFonts w:ascii="Times New Roman" w:hAnsi="Times New Roman" w:cs="Times New Roman"/>
            <w:sz w:val="24"/>
            <w:szCs w:val="24"/>
            <w:rPrChange w:id="207" w:author="Pandey,Palash" w:date="2021-03-18T03:36:00Z">
              <w:rPr/>
            </w:rPrChange>
          </w:rPr>
          <w:t>Bindal</w:t>
        </w:r>
        <w:proofErr w:type="spellEnd"/>
        <w:r w:rsidRPr="00D522BF">
          <w:rPr>
            <w:rFonts w:ascii="Times New Roman" w:hAnsi="Times New Roman" w:cs="Times New Roman"/>
            <w:sz w:val="24"/>
            <w:szCs w:val="24"/>
            <w:rPrChange w:id="208" w:author="Pandey,Palash" w:date="2021-03-18T03:36:00Z">
              <w:rPr/>
            </w:rPrChange>
          </w:rPr>
          <w:t xml:space="preserve">, N., Tate, J., … Campbell, P. J. (2016). COSMIC: somatic cancer genetics at high-resolution. Nucleic Acids Research, 45(D1), D777–D783. https://doi.org/10.1093/nar/gkw1121 </w:t>
        </w:r>
      </w:ins>
      <w:del w:id="209" w:author="Pandey,Palash" w:date="2021-03-18T03:26:00Z">
        <w:r w:rsidR="005D7FE3" w:rsidRPr="00D522BF" w:rsidDel="004873B0">
          <w:rPr>
            <w:rPrChange w:id="210" w:author="Pandey,Palash" w:date="2021-03-18T03:36:00Z">
              <w:rPr>
                <w:rStyle w:val="selectable"/>
                <w:rFonts w:ascii="Times New Roman" w:hAnsi="Times New Roman" w:cs="Times New Roman"/>
                <w:color w:val="000000"/>
                <w:sz w:val="24"/>
                <w:szCs w:val="24"/>
              </w:rPr>
            </w:rPrChange>
          </w:rPr>
          <w:delText>Forbes SA, Beare D, Boutselakis H, Bamford S, Bindal N, Tate J, et al. COSMIC: somatic cancer genetics at high-resolution. Nucleic Acids Research. 2017;45: D777–D783. pmid:27899578</w:delText>
        </w:r>
      </w:del>
    </w:p>
    <w:p w14:paraId="6694C66C" w14:textId="77777777" w:rsidR="004873B0" w:rsidRPr="00D522BF" w:rsidRDefault="004873B0">
      <w:pPr>
        <w:rPr>
          <w:ins w:id="211" w:author="Pandey,Palash" w:date="2021-03-18T03:26:00Z"/>
          <w:rPrChange w:id="212" w:author="Pandey,Palash" w:date="2021-03-18T03:36:00Z">
            <w:rPr>
              <w:ins w:id="213" w:author="Pandey,Palash" w:date="2021-03-18T03:26:00Z"/>
              <w:rStyle w:val="selectable"/>
              <w:rFonts w:ascii="Times New Roman" w:hAnsi="Times New Roman" w:cs="Times New Roman"/>
              <w:color w:val="000000"/>
              <w:sz w:val="24"/>
              <w:szCs w:val="24"/>
            </w:rPr>
          </w:rPrChange>
        </w:rPr>
        <w:pPrChange w:id="214" w:author="Pandey,Palash" w:date="2021-03-18T03:36:00Z">
          <w:pPr>
            <w:jc w:val="both"/>
          </w:pPr>
        </w:pPrChange>
      </w:pPr>
    </w:p>
    <w:p w14:paraId="64D445C0" w14:textId="77777777" w:rsidR="006169A6" w:rsidRPr="00D522BF" w:rsidRDefault="006169A6">
      <w:pPr>
        <w:rPr>
          <w:ins w:id="215" w:author="Pandey,Palash" w:date="2021-03-18T03:26:00Z"/>
          <w:rFonts w:ascii="Times New Roman" w:hAnsi="Times New Roman" w:cs="Times New Roman"/>
          <w:sz w:val="24"/>
          <w:szCs w:val="24"/>
          <w:rPrChange w:id="216" w:author="Pandey,Palash" w:date="2021-03-18T03:36:00Z">
            <w:rPr>
              <w:ins w:id="217" w:author="Pandey,Palash" w:date="2021-03-18T03:26:00Z"/>
              <w:rFonts w:ascii="Times New Roman" w:eastAsia="Times New Roman" w:hAnsi="Times New Roman" w:cs="Times New Roman"/>
              <w:sz w:val="24"/>
              <w:szCs w:val="24"/>
            </w:rPr>
          </w:rPrChange>
        </w:rPr>
        <w:pPrChange w:id="218" w:author="Pandey,Palash" w:date="2021-03-18T03:36:00Z">
          <w:pPr>
            <w:spacing w:after="0" w:line="240" w:lineRule="auto"/>
          </w:pPr>
        </w:pPrChange>
      </w:pPr>
      <w:ins w:id="219" w:author="Pandey,Palash" w:date="2021-03-18T03:26:00Z">
        <w:r w:rsidRPr="00D522BF">
          <w:rPr>
            <w:rFonts w:ascii="Times New Roman" w:hAnsi="Times New Roman" w:cs="Times New Roman"/>
            <w:sz w:val="24"/>
            <w:szCs w:val="24"/>
            <w:rPrChange w:id="220" w:author="Pandey,Palash" w:date="2021-03-18T03:36:00Z">
              <w:rPr>
                <w:rFonts w:ascii="Times New Roman" w:eastAsia="Times New Roman" w:hAnsi="Times New Roman" w:cs="Times New Roman"/>
                <w:sz w:val="24"/>
                <w:szCs w:val="24"/>
              </w:rPr>
            </w:rPrChange>
          </w:rPr>
          <w:t xml:space="preserve">Gori, K., &amp; Baez-Ortega, A. (2018). </w:t>
        </w:r>
        <w:proofErr w:type="spellStart"/>
        <w:r w:rsidRPr="00D522BF">
          <w:rPr>
            <w:rFonts w:ascii="Times New Roman" w:hAnsi="Times New Roman" w:cs="Times New Roman"/>
            <w:sz w:val="24"/>
            <w:szCs w:val="24"/>
            <w:rPrChange w:id="221" w:author="Pandey,Palash" w:date="2021-03-18T03:36:00Z">
              <w:rPr>
                <w:rFonts w:ascii="Times New Roman" w:eastAsia="Times New Roman" w:hAnsi="Times New Roman" w:cs="Times New Roman"/>
                <w:sz w:val="24"/>
                <w:szCs w:val="24"/>
              </w:rPr>
            </w:rPrChange>
          </w:rPr>
          <w:t>sigfit</w:t>
        </w:r>
        <w:proofErr w:type="spellEnd"/>
        <w:r w:rsidRPr="00D522BF">
          <w:rPr>
            <w:rFonts w:ascii="Times New Roman" w:hAnsi="Times New Roman" w:cs="Times New Roman"/>
            <w:sz w:val="24"/>
            <w:szCs w:val="24"/>
            <w:rPrChange w:id="222" w:author="Pandey,Palash" w:date="2021-03-18T03:36:00Z">
              <w:rPr>
                <w:rFonts w:ascii="Times New Roman" w:eastAsia="Times New Roman" w:hAnsi="Times New Roman" w:cs="Times New Roman"/>
                <w:sz w:val="24"/>
                <w:szCs w:val="24"/>
              </w:rPr>
            </w:rPrChange>
          </w:rPr>
          <w:t xml:space="preserve">: flexible Bayesian inference of mutational signatures. Cold Spring Harbor Laboratory. https://doi.org/10.1101/372896 </w:t>
        </w:r>
      </w:ins>
    </w:p>
    <w:p w14:paraId="48913600" w14:textId="3E84D036" w:rsidR="005D7FE3" w:rsidRPr="00D522BF" w:rsidDel="006169A6" w:rsidRDefault="005D7FE3">
      <w:pPr>
        <w:rPr>
          <w:del w:id="223" w:author="Pandey,Palash" w:date="2021-03-18T03:26:00Z"/>
          <w:rPrChange w:id="224" w:author="Pandey,Palash" w:date="2021-03-18T03:36:00Z">
            <w:rPr>
              <w:del w:id="225" w:author="Pandey,Palash" w:date="2021-03-18T03:26:00Z"/>
              <w:rStyle w:val="selectable"/>
              <w:rFonts w:ascii="Times New Roman" w:hAnsi="Times New Roman" w:cs="Times New Roman"/>
              <w:color w:val="000000"/>
              <w:sz w:val="24"/>
              <w:szCs w:val="24"/>
            </w:rPr>
          </w:rPrChange>
        </w:rPr>
        <w:pPrChange w:id="226" w:author="Pandey,Palash" w:date="2021-03-18T03:36:00Z">
          <w:pPr>
            <w:jc w:val="both"/>
          </w:pPr>
        </w:pPrChange>
      </w:pPr>
      <w:del w:id="227" w:author="Pandey,Palash" w:date="2021-03-18T03:26:00Z">
        <w:r w:rsidRPr="00D522BF" w:rsidDel="006169A6">
          <w:rPr>
            <w:rPrChange w:id="228" w:author="Pandey,Palash" w:date="2021-03-18T03:36:00Z">
              <w:rPr>
                <w:rStyle w:val="selectable"/>
                <w:rFonts w:ascii="Times New Roman" w:hAnsi="Times New Roman" w:cs="Times New Roman"/>
                <w:color w:val="000000"/>
                <w:sz w:val="24"/>
                <w:szCs w:val="24"/>
              </w:rPr>
            </w:rPrChange>
          </w:rPr>
          <w:delText>Gori K, Baez-Ortega A. sigfit: flexible Bayesian inference of mutational signatures. bioRxiv. 2018</w:delText>
        </w:r>
      </w:del>
    </w:p>
    <w:p w14:paraId="08346BF5" w14:textId="77777777" w:rsidR="006169A6" w:rsidRPr="00D522BF" w:rsidRDefault="006169A6">
      <w:pPr>
        <w:rPr>
          <w:ins w:id="229" w:author="Pandey,Palash" w:date="2021-03-18T03:26:00Z"/>
          <w:rPrChange w:id="230" w:author="Pandey,Palash" w:date="2021-03-18T03:36:00Z">
            <w:rPr>
              <w:ins w:id="231" w:author="Pandey,Palash" w:date="2021-03-18T03:26:00Z"/>
              <w:rStyle w:val="selectable"/>
              <w:rFonts w:ascii="Times New Roman" w:hAnsi="Times New Roman" w:cs="Times New Roman"/>
              <w:color w:val="000000"/>
              <w:sz w:val="24"/>
              <w:szCs w:val="24"/>
            </w:rPr>
          </w:rPrChange>
        </w:rPr>
        <w:pPrChange w:id="232" w:author="Pandey,Palash" w:date="2021-03-18T03:36:00Z">
          <w:pPr>
            <w:jc w:val="both"/>
          </w:pPr>
        </w:pPrChange>
      </w:pPr>
    </w:p>
    <w:p w14:paraId="05D1887A" w14:textId="161933FE" w:rsidR="005D7FE3" w:rsidRPr="00D522BF" w:rsidDel="00A80CD6" w:rsidRDefault="00A80CD6">
      <w:pPr>
        <w:rPr>
          <w:del w:id="233" w:author="Pandey,Palash" w:date="2021-03-18T03:27:00Z"/>
          <w:rFonts w:ascii="Times New Roman" w:hAnsi="Times New Roman" w:cs="Times New Roman"/>
          <w:sz w:val="24"/>
          <w:szCs w:val="24"/>
          <w:rPrChange w:id="234" w:author="Pandey,Palash" w:date="2021-03-18T03:36:00Z">
            <w:rPr>
              <w:del w:id="235" w:author="Pandey,Palash" w:date="2021-03-18T03:27:00Z"/>
            </w:rPr>
          </w:rPrChange>
        </w:rPr>
        <w:pPrChange w:id="236" w:author="Pandey,Palash" w:date="2021-03-18T03:36:00Z">
          <w:pPr>
            <w:jc w:val="both"/>
          </w:pPr>
        </w:pPrChange>
      </w:pPr>
      <w:ins w:id="237" w:author="Pandey,Palash" w:date="2021-03-18T03:27:00Z">
        <w:r w:rsidRPr="00D522BF">
          <w:rPr>
            <w:rFonts w:ascii="Times New Roman" w:hAnsi="Times New Roman" w:cs="Times New Roman"/>
            <w:sz w:val="24"/>
            <w:szCs w:val="24"/>
            <w:rPrChange w:id="238" w:author="Pandey,Palash" w:date="2021-03-18T03:36:00Z">
              <w:rPr/>
            </w:rPrChange>
          </w:rPr>
          <w:lastRenderedPageBreak/>
          <w:t xml:space="preserve">Huang, X., </w:t>
        </w:r>
        <w:proofErr w:type="spellStart"/>
        <w:r w:rsidRPr="00D522BF">
          <w:rPr>
            <w:rFonts w:ascii="Times New Roman" w:hAnsi="Times New Roman" w:cs="Times New Roman"/>
            <w:sz w:val="24"/>
            <w:szCs w:val="24"/>
            <w:rPrChange w:id="239" w:author="Pandey,Palash" w:date="2021-03-18T03:36:00Z">
              <w:rPr/>
            </w:rPrChange>
          </w:rPr>
          <w:t>Wojtowicz</w:t>
        </w:r>
        <w:proofErr w:type="spellEnd"/>
        <w:r w:rsidRPr="00D522BF">
          <w:rPr>
            <w:rFonts w:ascii="Times New Roman" w:hAnsi="Times New Roman" w:cs="Times New Roman"/>
            <w:sz w:val="24"/>
            <w:szCs w:val="24"/>
            <w:rPrChange w:id="240" w:author="Pandey,Palash" w:date="2021-03-18T03:36:00Z">
              <w:rPr/>
            </w:rPrChange>
          </w:rPr>
          <w:t xml:space="preserve">, D., &amp; </w:t>
        </w:r>
        <w:proofErr w:type="spellStart"/>
        <w:r w:rsidRPr="00D522BF">
          <w:rPr>
            <w:rFonts w:ascii="Times New Roman" w:hAnsi="Times New Roman" w:cs="Times New Roman"/>
            <w:sz w:val="24"/>
            <w:szCs w:val="24"/>
            <w:rPrChange w:id="241" w:author="Pandey,Palash" w:date="2021-03-18T03:36:00Z">
              <w:rPr/>
            </w:rPrChange>
          </w:rPr>
          <w:t>Przytycka</w:t>
        </w:r>
        <w:proofErr w:type="spellEnd"/>
        <w:r w:rsidRPr="00D522BF">
          <w:rPr>
            <w:rFonts w:ascii="Times New Roman" w:hAnsi="Times New Roman" w:cs="Times New Roman"/>
            <w:sz w:val="24"/>
            <w:szCs w:val="24"/>
            <w:rPrChange w:id="242" w:author="Pandey,Palash" w:date="2021-03-18T03:36:00Z">
              <w:rPr/>
            </w:rPrChange>
          </w:rPr>
          <w:t xml:space="preserve">, T. M. (2017). Detecting presence of mutational signatures in cancer with confidence. Bioinformatics, 34(2), 330–337. https://doi.org/10.1093/bioinformatics/btx604 </w:t>
        </w:r>
      </w:ins>
      <w:del w:id="243" w:author="Pandey,Palash" w:date="2021-03-18T03:27:00Z">
        <w:r w:rsidR="005D7FE3" w:rsidRPr="00D522BF" w:rsidDel="00A80CD6">
          <w:rPr>
            <w:rPrChange w:id="244" w:author="Pandey,Palash" w:date="2021-03-18T03:36:00Z">
              <w:rPr>
                <w:rStyle w:val="selectable"/>
                <w:rFonts w:ascii="Times New Roman" w:hAnsi="Times New Roman" w:cs="Times New Roman"/>
                <w:color w:val="000000"/>
                <w:sz w:val="24"/>
                <w:szCs w:val="24"/>
              </w:rPr>
            </w:rPrChange>
          </w:rPr>
          <w:delText>Huang X, Wojtowicz D, Przytycka TM. Detecting presence of mutational signatures in cancer with confidence. Bioinformatics. 2018;34: 330–337</w:delText>
        </w:r>
      </w:del>
    </w:p>
    <w:p w14:paraId="5FEC6738" w14:textId="77777777" w:rsidR="00A80CD6" w:rsidRPr="00D522BF" w:rsidRDefault="00A80CD6">
      <w:pPr>
        <w:rPr>
          <w:ins w:id="245" w:author="Pandey,Palash" w:date="2021-03-18T03:27:00Z"/>
          <w:rPrChange w:id="246" w:author="Pandey,Palash" w:date="2021-03-18T03:36:00Z">
            <w:rPr>
              <w:ins w:id="247" w:author="Pandey,Palash" w:date="2021-03-18T03:27:00Z"/>
              <w:rStyle w:val="selectable"/>
              <w:rFonts w:ascii="Times New Roman" w:hAnsi="Times New Roman" w:cs="Times New Roman"/>
              <w:color w:val="000000"/>
              <w:sz w:val="24"/>
              <w:szCs w:val="24"/>
            </w:rPr>
          </w:rPrChange>
        </w:rPr>
        <w:pPrChange w:id="248" w:author="Pandey,Palash" w:date="2021-03-18T03:36:00Z">
          <w:pPr>
            <w:jc w:val="both"/>
          </w:pPr>
        </w:pPrChange>
      </w:pPr>
    </w:p>
    <w:p w14:paraId="024337C7" w14:textId="4C5C8A4A" w:rsidR="004A4986" w:rsidRPr="00D522BF" w:rsidDel="006451B9" w:rsidRDefault="004A4986">
      <w:pPr>
        <w:rPr>
          <w:del w:id="249" w:author="Pandey,Palash" w:date="2021-03-18T03:28:00Z"/>
          <w:rFonts w:ascii="Times New Roman" w:hAnsi="Times New Roman" w:cs="Times New Roman"/>
          <w:sz w:val="24"/>
          <w:szCs w:val="24"/>
          <w:rPrChange w:id="250" w:author="Pandey,Palash" w:date="2021-03-18T03:36:00Z">
            <w:rPr>
              <w:del w:id="251" w:author="Pandey,Palash" w:date="2021-03-18T03:28:00Z"/>
            </w:rPr>
          </w:rPrChange>
        </w:rPr>
        <w:pPrChange w:id="252" w:author="Pandey,Palash" w:date="2021-03-18T03:36:00Z">
          <w:pPr>
            <w:jc w:val="both"/>
          </w:pPr>
        </w:pPrChange>
      </w:pPr>
      <w:r w:rsidRPr="00D522BF">
        <w:rPr>
          <w:rPrChange w:id="253" w:author="Pandey,Palash" w:date="2021-03-18T03:36:00Z">
            <w:rPr>
              <w:rStyle w:val="selectable"/>
              <w:rFonts w:ascii="Times New Roman" w:hAnsi="Times New Roman" w:cs="Times New Roman"/>
              <w:color w:val="000000"/>
              <w:sz w:val="24"/>
              <w:szCs w:val="24"/>
            </w:rPr>
          </w:rPrChange>
        </w:rPr>
        <w:t xml:space="preserve">[dataset] </w:t>
      </w:r>
      <w:ins w:id="254" w:author="Pandey,Palash" w:date="2021-03-18T03:28:00Z">
        <w:r w:rsidR="006451B9" w:rsidRPr="00D522BF">
          <w:rPr>
            <w:rFonts w:ascii="Times New Roman" w:hAnsi="Times New Roman" w:cs="Times New Roman"/>
            <w:sz w:val="24"/>
            <w:szCs w:val="24"/>
            <w:rPrChange w:id="255" w:author="Pandey,Palash" w:date="2021-03-18T03:36:00Z">
              <w:rPr/>
            </w:rPrChange>
          </w:rPr>
          <w:t xml:space="preserve">(2020). Pan-cancer analysis of whole genomes. Nature, 578(7793), 82–93. https://doi.org/10.1038/s41586-020-1969-6 </w:t>
        </w:r>
      </w:ins>
      <w:del w:id="256" w:author="Pandey,Palash" w:date="2021-03-18T03:28:00Z">
        <w:r w:rsidRPr="00D522BF" w:rsidDel="006451B9">
          <w:rPr>
            <w:rPrChange w:id="257" w:author="Pandey,Palash" w:date="2021-03-18T03:36:00Z">
              <w:rPr>
                <w:rStyle w:val="selectable"/>
                <w:rFonts w:ascii="Times New Roman" w:hAnsi="Times New Roman" w:cs="Times New Roman"/>
                <w:color w:val="000000"/>
                <w:sz w:val="24"/>
                <w:szCs w:val="24"/>
              </w:rPr>
            </w:rPrChange>
          </w:rPr>
          <w:delText>The ICGC/TCGA Pan-Cancer Analysis of Whole Genomes Consortium., Campbell, P.J., Getz, G. et al. Pan-cancer analysis of whole genomes. Nature 578, 82–93 (2020)</w:delText>
        </w:r>
      </w:del>
    </w:p>
    <w:p w14:paraId="15320C5B" w14:textId="77777777" w:rsidR="006451B9" w:rsidRPr="00D522BF" w:rsidRDefault="006451B9">
      <w:pPr>
        <w:rPr>
          <w:ins w:id="258" w:author="Pandey,Palash" w:date="2021-03-18T03:28:00Z"/>
          <w:rPrChange w:id="259" w:author="Pandey,Palash" w:date="2021-03-18T03:36:00Z">
            <w:rPr>
              <w:ins w:id="260" w:author="Pandey,Palash" w:date="2021-03-18T03:28:00Z"/>
              <w:rStyle w:val="selectable"/>
              <w:rFonts w:ascii="Times New Roman" w:hAnsi="Times New Roman" w:cs="Times New Roman"/>
              <w:color w:val="000000"/>
              <w:sz w:val="24"/>
              <w:szCs w:val="24"/>
            </w:rPr>
          </w:rPrChange>
        </w:rPr>
        <w:pPrChange w:id="261" w:author="Pandey,Palash" w:date="2021-03-18T03:36:00Z">
          <w:pPr>
            <w:jc w:val="both"/>
          </w:pPr>
        </w:pPrChange>
      </w:pPr>
    </w:p>
    <w:p w14:paraId="526D6811" w14:textId="2D142DE5" w:rsidR="005D7FE3" w:rsidRPr="00D522BF" w:rsidDel="0090065D" w:rsidRDefault="0090065D">
      <w:pPr>
        <w:rPr>
          <w:del w:id="262" w:author="Pandey,Palash" w:date="2021-03-18T03:29:00Z"/>
          <w:rFonts w:ascii="Times New Roman" w:hAnsi="Times New Roman" w:cs="Times New Roman"/>
          <w:sz w:val="24"/>
          <w:szCs w:val="24"/>
          <w:rPrChange w:id="263" w:author="Pandey,Palash" w:date="2021-03-18T03:36:00Z">
            <w:rPr>
              <w:del w:id="264" w:author="Pandey,Palash" w:date="2021-03-18T03:29:00Z"/>
            </w:rPr>
          </w:rPrChange>
        </w:rPr>
        <w:pPrChange w:id="265" w:author="Pandey,Palash" w:date="2021-03-18T03:36:00Z">
          <w:pPr>
            <w:jc w:val="both"/>
          </w:pPr>
        </w:pPrChange>
      </w:pPr>
      <w:ins w:id="266" w:author="Pandey,Palash" w:date="2021-03-18T03:29:00Z">
        <w:r w:rsidRPr="00D522BF">
          <w:rPr>
            <w:rFonts w:ascii="Times New Roman" w:hAnsi="Times New Roman" w:cs="Times New Roman"/>
            <w:sz w:val="24"/>
            <w:szCs w:val="24"/>
            <w:rPrChange w:id="267" w:author="Pandey,Palash" w:date="2021-03-18T03:36:00Z">
              <w:rPr/>
            </w:rPrChange>
          </w:rPr>
          <w:t xml:space="preserve">Iqbal, W., </w:t>
        </w:r>
        <w:proofErr w:type="spellStart"/>
        <w:r w:rsidRPr="00D522BF">
          <w:rPr>
            <w:rFonts w:ascii="Times New Roman" w:hAnsi="Times New Roman" w:cs="Times New Roman"/>
            <w:sz w:val="24"/>
            <w:szCs w:val="24"/>
            <w:rPrChange w:id="268" w:author="Pandey,Palash" w:date="2021-03-18T03:36:00Z">
              <w:rPr/>
            </w:rPrChange>
          </w:rPr>
          <w:t>Demidova</w:t>
        </w:r>
        <w:proofErr w:type="spellEnd"/>
        <w:r w:rsidRPr="00D522BF">
          <w:rPr>
            <w:rFonts w:ascii="Times New Roman" w:hAnsi="Times New Roman" w:cs="Times New Roman"/>
            <w:sz w:val="24"/>
            <w:szCs w:val="24"/>
            <w:rPrChange w:id="269" w:author="Pandey,Palash" w:date="2021-03-18T03:36:00Z">
              <w:rPr/>
            </w:rPrChange>
          </w:rPr>
          <w:t xml:space="preserve">, E. V., Serrao, S., </w:t>
        </w:r>
        <w:proofErr w:type="spellStart"/>
        <w:r w:rsidRPr="00D522BF">
          <w:rPr>
            <w:rFonts w:ascii="Times New Roman" w:hAnsi="Times New Roman" w:cs="Times New Roman"/>
            <w:sz w:val="24"/>
            <w:szCs w:val="24"/>
            <w:rPrChange w:id="270" w:author="Pandey,Palash" w:date="2021-03-18T03:36:00Z">
              <w:rPr/>
            </w:rPrChange>
          </w:rPr>
          <w:t>ValizadehAslani</w:t>
        </w:r>
        <w:proofErr w:type="spellEnd"/>
        <w:r w:rsidRPr="00D522BF">
          <w:rPr>
            <w:rFonts w:ascii="Times New Roman" w:hAnsi="Times New Roman" w:cs="Times New Roman"/>
            <w:sz w:val="24"/>
            <w:szCs w:val="24"/>
            <w:rPrChange w:id="271" w:author="Pandey,Palash" w:date="2021-03-18T03:36:00Z">
              <w:rPr/>
            </w:rPrChange>
          </w:rPr>
          <w:t xml:space="preserve">, T., Rosen, G., &amp; Arora, S. (2021). RRM2B Is Frequently Amplified Across Multiple Tumor Types: Implications for DNA Repair, Cellular Survival, and Cancer Therapy. Frontiers in Genetics, 12. https://doi.org/10.3389/fgene.2021.628758 </w:t>
        </w:r>
      </w:ins>
      <w:del w:id="272" w:author="Pandey,Palash" w:date="2021-03-18T03:29:00Z">
        <w:r w:rsidR="005D7FE3" w:rsidRPr="00D522BF" w:rsidDel="0090065D">
          <w:rPr>
            <w:rPrChange w:id="273" w:author="Pandey,Palash" w:date="2021-03-18T03:36:00Z">
              <w:rPr>
                <w:rStyle w:val="selectable"/>
                <w:rFonts w:ascii="Times New Roman" w:hAnsi="Times New Roman" w:cs="Times New Roman"/>
                <w:color w:val="000000"/>
                <w:sz w:val="24"/>
                <w:szCs w:val="24"/>
              </w:rPr>
            </w:rPrChange>
          </w:rPr>
          <w:delText xml:space="preserve">Iqbal, W., Demidova, E., Serrao, S., ValizadehAslani, T., Rosen, G., &amp; Arora, S. </w:delText>
        </w:r>
        <w:commentRangeStart w:id="274"/>
        <w:r w:rsidR="005D7FE3" w:rsidRPr="00D522BF" w:rsidDel="0090065D">
          <w:rPr>
            <w:rPrChange w:id="275" w:author="Pandey,Palash" w:date="2021-03-18T03:36:00Z">
              <w:rPr>
                <w:rStyle w:val="selectable"/>
                <w:rFonts w:ascii="Times New Roman" w:hAnsi="Times New Roman" w:cs="Times New Roman"/>
                <w:color w:val="000000"/>
                <w:sz w:val="24"/>
                <w:szCs w:val="24"/>
              </w:rPr>
            </w:rPrChange>
          </w:rPr>
          <w:delText>(2020).</w:delText>
        </w:r>
        <w:commentRangeEnd w:id="274"/>
        <w:r w:rsidR="00E01603" w:rsidRPr="00D522BF" w:rsidDel="0090065D">
          <w:rPr>
            <w:rFonts w:ascii="Times New Roman" w:hAnsi="Times New Roman" w:cs="Times New Roman"/>
            <w:sz w:val="24"/>
            <w:szCs w:val="24"/>
            <w:rPrChange w:id="276" w:author="Pandey,Palash" w:date="2021-03-18T03:36:00Z">
              <w:rPr>
                <w:rStyle w:val="CommentReference"/>
              </w:rPr>
            </w:rPrChange>
          </w:rPr>
          <w:commentReference w:id="274"/>
        </w:r>
        <w:r w:rsidR="005D7FE3" w:rsidRPr="00D522BF" w:rsidDel="0090065D">
          <w:rPr>
            <w:rPrChange w:id="277" w:author="Pandey,Palash" w:date="2021-03-18T03:36:00Z">
              <w:rPr>
                <w:rStyle w:val="selectable"/>
                <w:rFonts w:ascii="Times New Roman" w:hAnsi="Times New Roman" w:cs="Times New Roman"/>
                <w:color w:val="000000"/>
                <w:sz w:val="24"/>
                <w:szCs w:val="24"/>
              </w:rPr>
            </w:rPrChange>
          </w:rPr>
          <w:delText xml:space="preserve"> RRM2B is frequently amplified across multiple tumor types: non-oncogenic addiction and therapeutic opportunities. </w:delText>
        </w:r>
      </w:del>
      <w:ins w:id="278" w:author="Rosen,Gail" w:date="2021-03-16T16:04:00Z">
        <w:del w:id="279" w:author="Pandey,Palash" w:date="2021-03-18T03:29:00Z">
          <w:r w:rsidR="00AB7B32" w:rsidRPr="00D522BF" w:rsidDel="0090065D">
            <w:rPr>
              <w:rPrChange w:id="280" w:author="Pandey,Palash" w:date="2021-03-18T03:36:00Z">
                <w:rPr>
                  <w:rStyle w:val="selectable"/>
                  <w:rFonts w:ascii="Times New Roman" w:hAnsi="Times New Roman" w:cs="Times New Roman"/>
                  <w:color w:val="000000"/>
                  <w:sz w:val="24"/>
                  <w:szCs w:val="24"/>
                </w:rPr>
              </w:rPrChange>
            </w:rPr>
            <w:delText xml:space="preserve">Frontiers in Genetics. </w:delText>
          </w:r>
        </w:del>
      </w:ins>
      <w:ins w:id="281" w:author="Rosen,Gail" w:date="2021-03-16T16:06:00Z">
        <w:del w:id="282" w:author="Pandey,Palash" w:date="2021-03-18T03:29:00Z">
          <w:r w:rsidR="00AB7B32" w:rsidRPr="00D522BF" w:rsidDel="0090065D">
            <w:rPr>
              <w:rPrChange w:id="283" w:author="Pandey,Palash" w:date="2021-03-18T03:36:00Z">
                <w:rPr>
                  <w:rStyle w:val="selectable"/>
                  <w:rFonts w:ascii="Times New Roman" w:hAnsi="Times New Roman" w:cs="Times New Roman"/>
                  <w:color w:val="000000"/>
                  <w:sz w:val="24"/>
                  <w:szCs w:val="24"/>
                </w:rPr>
              </w:rPrChange>
            </w:rPr>
            <w:delText>12:358</w:delText>
          </w:r>
          <w:r w:rsidR="00AB7B32" w:rsidRPr="00D522BF" w:rsidDel="0090065D">
            <w:rPr>
              <w:rPrChange w:id="284" w:author="Pandey,Palash" w:date="2021-03-18T03:36:00Z">
                <w:rPr>
                  <w:rStyle w:val="selectable"/>
                  <w:rFonts w:ascii="Times New Roman" w:hAnsi="Times New Roman" w:cs="Times New Roman"/>
                  <w:color w:val="000000"/>
                  <w:sz w:val="24"/>
                  <w:szCs w:val="24"/>
                  <w:u w:val="single"/>
                </w:rPr>
              </w:rPrChange>
            </w:rPr>
            <w:delText>.</w:delText>
          </w:r>
        </w:del>
      </w:ins>
      <w:del w:id="285" w:author="Pandey,Palash" w:date="2021-03-18T03:29:00Z">
        <w:r w:rsidR="005D7FE3" w:rsidRPr="00D522BF" w:rsidDel="0090065D">
          <w:rPr>
            <w:rPrChange w:id="286" w:author="Pandey,Palash" w:date="2021-03-18T03:36:00Z">
              <w:rPr>
                <w:rStyle w:val="selectable"/>
                <w:rFonts w:ascii="Times New Roman" w:hAnsi="Times New Roman" w:cs="Times New Roman"/>
                <w:color w:val="000000"/>
                <w:sz w:val="24"/>
                <w:szCs w:val="24"/>
              </w:rPr>
            </w:rPrChange>
          </w:rPr>
          <w:delText>doi: 10.1101/2020.09.10.</w:delText>
        </w:r>
        <w:commentRangeStart w:id="287"/>
        <w:r w:rsidR="005D7FE3" w:rsidRPr="00D522BF" w:rsidDel="0090065D">
          <w:rPr>
            <w:rPrChange w:id="288" w:author="Pandey,Palash" w:date="2021-03-18T03:36:00Z">
              <w:rPr>
                <w:rStyle w:val="selectable"/>
                <w:rFonts w:ascii="Times New Roman" w:hAnsi="Times New Roman" w:cs="Times New Roman"/>
                <w:color w:val="000000"/>
                <w:sz w:val="24"/>
                <w:szCs w:val="24"/>
              </w:rPr>
            </w:rPrChange>
          </w:rPr>
          <w:delText>291567</w:delText>
        </w:r>
        <w:commentRangeEnd w:id="287"/>
        <w:r w:rsidR="00EE4B64" w:rsidRPr="00D522BF" w:rsidDel="0090065D">
          <w:rPr>
            <w:rFonts w:ascii="Times New Roman" w:hAnsi="Times New Roman" w:cs="Times New Roman"/>
            <w:sz w:val="24"/>
            <w:szCs w:val="24"/>
            <w:rPrChange w:id="289" w:author="Pandey,Palash" w:date="2021-03-18T03:36:00Z">
              <w:rPr>
                <w:rStyle w:val="CommentReference"/>
              </w:rPr>
            </w:rPrChange>
          </w:rPr>
          <w:commentReference w:id="287"/>
        </w:r>
        <w:r w:rsidR="005D7FE3" w:rsidRPr="00D522BF" w:rsidDel="0090065D">
          <w:rPr>
            <w:rPrChange w:id="290" w:author="Pandey,Palash" w:date="2021-03-18T03:36:00Z">
              <w:rPr>
                <w:rStyle w:val="selectable"/>
                <w:rFonts w:ascii="Times New Roman" w:hAnsi="Times New Roman" w:cs="Times New Roman"/>
                <w:color w:val="000000"/>
                <w:sz w:val="24"/>
                <w:szCs w:val="24"/>
              </w:rPr>
            </w:rPrChange>
          </w:rPr>
          <w:delText xml:space="preserve">  </w:delText>
        </w:r>
      </w:del>
    </w:p>
    <w:p w14:paraId="7A317D5C" w14:textId="77777777" w:rsidR="0090065D" w:rsidRPr="00D522BF" w:rsidRDefault="0090065D">
      <w:pPr>
        <w:rPr>
          <w:ins w:id="291" w:author="Pandey,Palash" w:date="2021-03-18T03:29:00Z"/>
          <w:rPrChange w:id="292" w:author="Pandey,Palash" w:date="2021-03-18T03:36:00Z">
            <w:rPr>
              <w:ins w:id="293" w:author="Pandey,Palash" w:date="2021-03-18T03:29:00Z"/>
              <w:rStyle w:val="selectable"/>
              <w:rFonts w:ascii="Times New Roman" w:hAnsi="Times New Roman" w:cs="Times New Roman"/>
              <w:color w:val="000000"/>
              <w:sz w:val="24"/>
              <w:szCs w:val="24"/>
            </w:rPr>
          </w:rPrChange>
        </w:rPr>
        <w:pPrChange w:id="294" w:author="Pandey,Palash" w:date="2021-03-18T03:36:00Z">
          <w:pPr>
            <w:jc w:val="both"/>
          </w:pPr>
        </w:pPrChange>
      </w:pPr>
    </w:p>
    <w:p w14:paraId="190B35DD" w14:textId="2B8DE456" w:rsidR="002121B7" w:rsidRPr="00D522BF" w:rsidDel="003B7757" w:rsidRDefault="003B7757">
      <w:pPr>
        <w:rPr>
          <w:del w:id="295" w:author="Pandey,Palash" w:date="2021-03-18T03:30:00Z"/>
          <w:rFonts w:ascii="Times New Roman" w:hAnsi="Times New Roman" w:cs="Times New Roman"/>
          <w:sz w:val="24"/>
          <w:szCs w:val="24"/>
          <w:rPrChange w:id="296" w:author="Pandey,Palash" w:date="2021-03-18T03:36:00Z">
            <w:rPr>
              <w:del w:id="297" w:author="Pandey,Palash" w:date="2021-03-18T03:30:00Z"/>
            </w:rPr>
          </w:rPrChange>
        </w:rPr>
        <w:pPrChange w:id="298" w:author="Pandey,Palash" w:date="2021-03-18T03:36:00Z">
          <w:pPr>
            <w:jc w:val="both"/>
          </w:pPr>
        </w:pPrChange>
      </w:pPr>
      <w:ins w:id="299" w:author="Pandey,Palash" w:date="2021-03-18T03:30:00Z">
        <w:r w:rsidRPr="00D522BF">
          <w:rPr>
            <w:rFonts w:ascii="Times New Roman" w:hAnsi="Times New Roman" w:cs="Times New Roman"/>
            <w:sz w:val="24"/>
            <w:szCs w:val="24"/>
            <w:rPrChange w:id="300" w:author="Pandey,Palash" w:date="2021-03-18T03:36:00Z">
              <w:rPr/>
            </w:rPrChange>
          </w:rPr>
          <w:t xml:space="preserve">Lan, Y., Morrison, J. C., </w:t>
        </w:r>
        <w:proofErr w:type="spellStart"/>
        <w:r w:rsidRPr="00D522BF">
          <w:rPr>
            <w:rFonts w:ascii="Times New Roman" w:hAnsi="Times New Roman" w:cs="Times New Roman"/>
            <w:sz w:val="24"/>
            <w:szCs w:val="24"/>
            <w:rPrChange w:id="301" w:author="Pandey,Palash" w:date="2021-03-18T03:36:00Z">
              <w:rPr/>
            </w:rPrChange>
          </w:rPr>
          <w:t>Hershberg</w:t>
        </w:r>
        <w:proofErr w:type="spellEnd"/>
        <w:r w:rsidRPr="00D522BF">
          <w:rPr>
            <w:rFonts w:ascii="Times New Roman" w:hAnsi="Times New Roman" w:cs="Times New Roman"/>
            <w:sz w:val="24"/>
            <w:szCs w:val="24"/>
            <w:rPrChange w:id="302" w:author="Pandey,Palash" w:date="2021-03-18T03:36:00Z">
              <w:rPr/>
            </w:rPrChange>
          </w:rPr>
          <w:t xml:space="preserve">, R., &amp; Rosen, G. L. (2013). POGO-DB—a database of pairwise-comparisons of genomes and conserved orthologous genes. Nucleic Acids Research, 42(D1), D625–D632. https://doi.org/10.1093/nar/gkt1094 </w:t>
        </w:r>
      </w:ins>
      <w:del w:id="303" w:author="Pandey,Palash" w:date="2021-03-18T03:30:00Z">
        <w:r w:rsidR="002121B7" w:rsidRPr="00D522BF" w:rsidDel="003B7757">
          <w:rPr>
            <w:rPrChange w:id="304" w:author="Pandey,Palash" w:date="2021-03-18T03:36:00Z">
              <w:rPr>
                <w:rStyle w:val="selectable"/>
                <w:rFonts w:ascii="Times New Roman" w:hAnsi="Times New Roman" w:cs="Times New Roman"/>
                <w:color w:val="000000"/>
                <w:sz w:val="24"/>
                <w:szCs w:val="24"/>
              </w:rPr>
            </w:rPrChange>
          </w:rPr>
          <w:delText xml:space="preserve">Lan, Y., Morrison J. C., Hershberg, R., and Rosen, G. L. POGO-DB—a database of pairwise-comparisons of genomes and conserved orthologous genes, Nucleic Acids Research, Volume 42, Issue D1, 1 January 2014, Pages D625–D632, </w:delText>
        </w:r>
        <w:commentRangeStart w:id="305"/>
        <w:r w:rsidR="002121B7" w:rsidRPr="00D522BF" w:rsidDel="003B7757">
          <w:rPr>
            <w:rFonts w:ascii="Times New Roman" w:hAnsi="Times New Roman" w:cs="Times New Roman"/>
            <w:sz w:val="24"/>
            <w:szCs w:val="24"/>
            <w:rPrChange w:id="306" w:author="Pandey,Palash" w:date="2021-03-18T03:36:00Z">
              <w:rPr/>
            </w:rPrChange>
          </w:rPr>
          <w:fldChar w:fldCharType="begin"/>
        </w:r>
        <w:r w:rsidR="002121B7" w:rsidRPr="00D522BF" w:rsidDel="003B7757">
          <w:rPr>
            <w:rFonts w:ascii="Times New Roman" w:hAnsi="Times New Roman" w:cs="Times New Roman"/>
            <w:sz w:val="24"/>
            <w:szCs w:val="24"/>
            <w:rPrChange w:id="307" w:author="Pandey,Palash" w:date="2021-03-18T03:36:00Z">
              <w:rPr/>
            </w:rPrChange>
          </w:rPr>
          <w:delInstrText xml:space="preserve"> HYPERLINK "https://doi.org/10.1093/nar/gkt1094" </w:delInstrText>
        </w:r>
        <w:r w:rsidR="002121B7" w:rsidRPr="00D522BF" w:rsidDel="003B7757">
          <w:rPr>
            <w:rFonts w:ascii="Times New Roman" w:hAnsi="Times New Roman" w:cs="Times New Roman"/>
            <w:sz w:val="24"/>
            <w:szCs w:val="24"/>
            <w:rPrChange w:id="308" w:author="Pandey,Palash" w:date="2021-03-18T03:36:00Z">
              <w:rPr>
                <w:rStyle w:val="Hyperlink"/>
              </w:rPr>
            </w:rPrChange>
          </w:rPr>
          <w:fldChar w:fldCharType="separate"/>
        </w:r>
        <w:r w:rsidR="002121B7" w:rsidRPr="00D522BF" w:rsidDel="003B7757">
          <w:rPr>
            <w:rStyle w:val="Hyperlink"/>
            <w:rFonts w:ascii="Times New Roman" w:hAnsi="Times New Roman" w:cs="Times New Roman"/>
            <w:sz w:val="24"/>
            <w:szCs w:val="24"/>
            <w:rPrChange w:id="309" w:author="Pandey,Palash" w:date="2021-03-18T03:36:00Z">
              <w:rPr>
                <w:rStyle w:val="Hyperlink"/>
              </w:rPr>
            </w:rPrChange>
          </w:rPr>
          <w:delText>https://doi.org/10.1093/nar/gkt1094</w:delText>
        </w:r>
        <w:r w:rsidR="002121B7" w:rsidRPr="00D522BF" w:rsidDel="003B7757">
          <w:rPr>
            <w:rFonts w:ascii="Times New Roman" w:hAnsi="Times New Roman" w:cs="Times New Roman"/>
            <w:sz w:val="24"/>
            <w:szCs w:val="24"/>
            <w:rPrChange w:id="310" w:author="Pandey,Palash" w:date="2021-03-18T03:36:00Z">
              <w:rPr>
                <w:rStyle w:val="Hyperlink"/>
              </w:rPr>
            </w:rPrChange>
          </w:rPr>
          <w:fldChar w:fldCharType="end"/>
        </w:r>
        <w:commentRangeEnd w:id="305"/>
        <w:r w:rsidR="0034083C" w:rsidRPr="00D522BF" w:rsidDel="003B7757">
          <w:rPr>
            <w:rFonts w:ascii="Times New Roman" w:hAnsi="Times New Roman" w:cs="Times New Roman"/>
            <w:sz w:val="24"/>
            <w:szCs w:val="24"/>
            <w:rPrChange w:id="311" w:author="Pandey,Palash" w:date="2021-03-18T03:36:00Z">
              <w:rPr>
                <w:rStyle w:val="CommentReference"/>
              </w:rPr>
            </w:rPrChange>
          </w:rPr>
          <w:commentReference w:id="305"/>
        </w:r>
      </w:del>
    </w:p>
    <w:p w14:paraId="7D7D8C6F" w14:textId="77777777" w:rsidR="003B7757" w:rsidRPr="00D522BF" w:rsidRDefault="003B7757">
      <w:pPr>
        <w:rPr>
          <w:ins w:id="312" w:author="Pandey,Palash" w:date="2021-03-18T03:30:00Z"/>
          <w:rPrChange w:id="313" w:author="Pandey,Palash" w:date="2021-03-18T03:36:00Z">
            <w:rPr>
              <w:ins w:id="314" w:author="Pandey,Palash" w:date="2021-03-18T03:30:00Z"/>
              <w:rStyle w:val="selectable"/>
              <w:rFonts w:ascii="Times New Roman" w:hAnsi="Times New Roman" w:cs="Times New Roman"/>
              <w:color w:val="000000"/>
              <w:sz w:val="24"/>
              <w:szCs w:val="24"/>
            </w:rPr>
          </w:rPrChange>
        </w:rPr>
        <w:pPrChange w:id="315" w:author="Pandey,Palash" w:date="2021-03-18T03:36:00Z">
          <w:pPr>
            <w:jc w:val="both"/>
          </w:pPr>
        </w:pPrChange>
      </w:pPr>
    </w:p>
    <w:p w14:paraId="4A3E3369" w14:textId="4252B0A9" w:rsidR="005D7FE3" w:rsidRPr="00D522BF" w:rsidDel="0044583A" w:rsidRDefault="0044583A">
      <w:pPr>
        <w:rPr>
          <w:del w:id="316" w:author="Pandey,Palash" w:date="2021-03-18T03:30:00Z"/>
          <w:rFonts w:ascii="Times New Roman" w:hAnsi="Times New Roman" w:cs="Times New Roman"/>
          <w:sz w:val="24"/>
          <w:szCs w:val="24"/>
          <w:rPrChange w:id="317" w:author="Pandey,Palash" w:date="2021-03-18T03:36:00Z">
            <w:rPr>
              <w:del w:id="318" w:author="Pandey,Palash" w:date="2021-03-18T03:30:00Z"/>
            </w:rPr>
          </w:rPrChange>
        </w:rPr>
        <w:pPrChange w:id="319" w:author="Pandey,Palash" w:date="2021-03-18T03:36:00Z">
          <w:pPr>
            <w:jc w:val="both"/>
          </w:pPr>
        </w:pPrChange>
      </w:pPr>
      <w:ins w:id="320" w:author="Pandey,Palash" w:date="2021-03-18T03:30:00Z">
        <w:r w:rsidRPr="00D522BF">
          <w:rPr>
            <w:rFonts w:ascii="Times New Roman" w:hAnsi="Times New Roman" w:cs="Times New Roman"/>
            <w:sz w:val="24"/>
            <w:szCs w:val="24"/>
            <w:rPrChange w:id="321" w:author="Pandey,Palash" w:date="2021-03-18T03:36:00Z">
              <w:rPr/>
            </w:rPrChange>
          </w:rPr>
          <w:t xml:space="preserve">Lee-Six, H., </w:t>
        </w:r>
        <w:proofErr w:type="spellStart"/>
        <w:r w:rsidRPr="00D522BF">
          <w:rPr>
            <w:rFonts w:ascii="Times New Roman" w:hAnsi="Times New Roman" w:cs="Times New Roman"/>
            <w:sz w:val="24"/>
            <w:szCs w:val="24"/>
            <w:rPrChange w:id="322" w:author="Pandey,Palash" w:date="2021-03-18T03:36:00Z">
              <w:rPr/>
            </w:rPrChange>
          </w:rPr>
          <w:t>Olafsson</w:t>
        </w:r>
        <w:proofErr w:type="spellEnd"/>
        <w:r w:rsidRPr="00D522BF">
          <w:rPr>
            <w:rFonts w:ascii="Times New Roman" w:hAnsi="Times New Roman" w:cs="Times New Roman"/>
            <w:sz w:val="24"/>
            <w:szCs w:val="24"/>
            <w:rPrChange w:id="323" w:author="Pandey,Palash" w:date="2021-03-18T03:36:00Z">
              <w:rPr/>
            </w:rPrChange>
          </w:rPr>
          <w:t xml:space="preserve">, S., Ellis, P., Osborne, R. J., Sanders, M. A., Moore, L., … Stratton, M. R. (2019). The landscape of somatic mutation in normal colorectal epithelial cells. Nature, 574(7779), 532–537. https://doi.org/10.1038/s41586-019-1672-7 </w:t>
        </w:r>
      </w:ins>
      <w:del w:id="324" w:author="Pandey,Palash" w:date="2021-03-18T03:30:00Z">
        <w:r w:rsidR="005D7FE3" w:rsidRPr="00D522BF" w:rsidDel="0044583A">
          <w:rPr>
            <w:rPrChange w:id="325" w:author="Pandey,Palash" w:date="2021-03-18T03:36:00Z">
              <w:rPr>
                <w:rStyle w:val="selectable"/>
                <w:rFonts w:ascii="Times New Roman" w:hAnsi="Times New Roman" w:cs="Times New Roman"/>
                <w:color w:val="000000"/>
                <w:sz w:val="24"/>
                <w:szCs w:val="24"/>
              </w:rPr>
            </w:rPrChange>
          </w:rPr>
          <w:delText>Lee-Six, H. et al. The landscape of somatic mutation in normal colorectal epithelial cells. Nature 574, 532–537, doi: 10.1038/s41586-019-1672-7 (2019)</w:delText>
        </w:r>
      </w:del>
    </w:p>
    <w:p w14:paraId="79500EB2" w14:textId="77777777" w:rsidR="0044583A" w:rsidRPr="00D522BF" w:rsidRDefault="0044583A">
      <w:pPr>
        <w:rPr>
          <w:ins w:id="326" w:author="Pandey,Palash" w:date="2021-03-18T03:30:00Z"/>
          <w:rPrChange w:id="327" w:author="Pandey,Palash" w:date="2021-03-18T03:36:00Z">
            <w:rPr>
              <w:ins w:id="328" w:author="Pandey,Palash" w:date="2021-03-18T03:30:00Z"/>
              <w:rStyle w:val="selectable"/>
              <w:rFonts w:ascii="Times New Roman" w:hAnsi="Times New Roman" w:cs="Times New Roman"/>
              <w:color w:val="000000"/>
              <w:sz w:val="24"/>
              <w:szCs w:val="24"/>
            </w:rPr>
          </w:rPrChange>
        </w:rPr>
        <w:pPrChange w:id="329" w:author="Pandey,Palash" w:date="2021-03-18T03:36:00Z">
          <w:pPr>
            <w:jc w:val="both"/>
          </w:pPr>
        </w:pPrChange>
      </w:pPr>
    </w:p>
    <w:p w14:paraId="4F4717D0" w14:textId="6C21A26B" w:rsidR="005D7FE3" w:rsidRPr="00D522BF" w:rsidDel="009A34F5" w:rsidRDefault="009A34F5">
      <w:pPr>
        <w:rPr>
          <w:del w:id="330" w:author="Pandey,Palash" w:date="2021-03-18T03:31:00Z"/>
          <w:rFonts w:ascii="Times New Roman" w:hAnsi="Times New Roman" w:cs="Times New Roman"/>
          <w:sz w:val="24"/>
          <w:szCs w:val="24"/>
          <w:rPrChange w:id="331" w:author="Pandey,Palash" w:date="2021-03-18T03:36:00Z">
            <w:rPr>
              <w:del w:id="332" w:author="Pandey,Palash" w:date="2021-03-18T03:31:00Z"/>
            </w:rPr>
          </w:rPrChange>
        </w:rPr>
        <w:pPrChange w:id="333" w:author="Pandey,Palash" w:date="2021-03-18T03:36:00Z">
          <w:pPr>
            <w:jc w:val="both"/>
          </w:pPr>
        </w:pPrChange>
      </w:pPr>
      <w:ins w:id="334" w:author="Pandey,Palash" w:date="2021-03-18T03:31:00Z">
        <w:r w:rsidRPr="00D522BF">
          <w:rPr>
            <w:rFonts w:ascii="Times New Roman" w:hAnsi="Times New Roman" w:cs="Times New Roman"/>
            <w:sz w:val="24"/>
            <w:szCs w:val="24"/>
            <w:rPrChange w:id="335" w:author="Pandey,Palash" w:date="2021-03-18T03:36:00Z">
              <w:rPr/>
            </w:rPrChange>
          </w:rPr>
          <w:t xml:space="preserve">Maura, F., </w:t>
        </w:r>
        <w:proofErr w:type="spellStart"/>
        <w:r w:rsidRPr="00D522BF">
          <w:rPr>
            <w:rFonts w:ascii="Times New Roman" w:hAnsi="Times New Roman" w:cs="Times New Roman"/>
            <w:sz w:val="24"/>
            <w:szCs w:val="24"/>
            <w:rPrChange w:id="336" w:author="Pandey,Palash" w:date="2021-03-18T03:36:00Z">
              <w:rPr/>
            </w:rPrChange>
          </w:rPr>
          <w:t>Degasperi</w:t>
        </w:r>
        <w:proofErr w:type="spellEnd"/>
        <w:r w:rsidRPr="00D522BF">
          <w:rPr>
            <w:rFonts w:ascii="Times New Roman" w:hAnsi="Times New Roman" w:cs="Times New Roman"/>
            <w:sz w:val="24"/>
            <w:szCs w:val="24"/>
            <w:rPrChange w:id="337" w:author="Pandey,Palash" w:date="2021-03-18T03:36:00Z">
              <w:rPr/>
            </w:rPrChange>
          </w:rPr>
          <w:t xml:space="preserve">, A., </w:t>
        </w:r>
        <w:proofErr w:type="spellStart"/>
        <w:r w:rsidRPr="00D522BF">
          <w:rPr>
            <w:rFonts w:ascii="Times New Roman" w:hAnsi="Times New Roman" w:cs="Times New Roman"/>
            <w:sz w:val="24"/>
            <w:szCs w:val="24"/>
            <w:rPrChange w:id="338" w:author="Pandey,Palash" w:date="2021-03-18T03:36:00Z">
              <w:rPr/>
            </w:rPrChange>
          </w:rPr>
          <w:t>Nadeu</w:t>
        </w:r>
        <w:proofErr w:type="spellEnd"/>
        <w:r w:rsidRPr="00D522BF">
          <w:rPr>
            <w:rFonts w:ascii="Times New Roman" w:hAnsi="Times New Roman" w:cs="Times New Roman"/>
            <w:sz w:val="24"/>
            <w:szCs w:val="24"/>
            <w:rPrChange w:id="339" w:author="Pandey,Palash" w:date="2021-03-18T03:36:00Z">
              <w:rPr/>
            </w:rPrChange>
          </w:rPr>
          <w:t xml:space="preserve">, F., </w:t>
        </w:r>
        <w:proofErr w:type="spellStart"/>
        <w:r w:rsidRPr="00D522BF">
          <w:rPr>
            <w:rFonts w:ascii="Times New Roman" w:hAnsi="Times New Roman" w:cs="Times New Roman"/>
            <w:sz w:val="24"/>
            <w:szCs w:val="24"/>
            <w:rPrChange w:id="340" w:author="Pandey,Palash" w:date="2021-03-18T03:36:00Z">
              <w:rPr/>
            </w:rPrChange>
          </w:rPr>
          <w:t>Leongamornlert</w:t>
        </w:r>
        <w:proofErr w:type="spellEnd"/>
        <w:r w:rsidRPr="00D522BF">
          <w:rPr>
            <w:rFonts w:ascii="Times New Roman" w:hAnsi="Times New Roman" w:cs="Times New Roman"/>
            <w:sz w:val="24"/>
            <w:szCs w:val="24"/>
            <w:rPrChange w:id="341" w:author="Pandey,Palash" w:date="2021-03-18T03:36:00Z">
              <w:rPr/>
            </w:rPrChange>
          </w:rPr>
          <w:t xml:space="preserve">, D., Davies, H., Moore, L., … </w:t>
        </w:r>
        <w:proofErr w:type="spellStart"/>
        <w:r w:rsidRPr="00D522BF">
          <w:rPr>
            <w:rFonts w:ascii="Times New Roman" w:hAnsi="Times New Roman" w:cs="Times New Roman"/>
            <w:sz w:val="24"/>
            <w:szCs w:val="24"/>
            <w:rPrChange w:id="342" w:author="Pandey,Palash" w:date="2021-03-18T03:36:00Z">
              <w:rPr/>
            </w:rPrChange>
          </w:rPr>
          <w:t>Bolli</w:t>
        </w:r>
        <w:proofErr w:type="spellEnd"/>
        <w:r w:rsidRPr="00D522BF">
          <w:rPr>
            <w:rFonts w:ascii="Times New Roman" w:hAnsi="Times New Roman" w:cs="Times New Roman"/>
            <w:sz w:val="24"/>
            <w:szCs w:val="24"/>
            <w:rPrChange w:id="343" w:author="Pandey,Palash" w:date="2021-03-18T03:36:00Z">
              <w:rPr/>
            </w:rPrChange>
          </w:rPr>
          <w:t xml:space="preserve">, N. (2019). A practical guide for mutational signature analysis in hematological malignancies. Nature Communications, 10(1). https://doi.org/10.1038/s41467-019-11037-8 </w:t>
        </w:r>
      </w:ins>
      <w:del w:id="344" w:author="Pandey,Palash" w:date="2021-03-18T03:31:00Z">
        <w:r w:rsidR="005D7FE3" w:rsidRPr="00D522BF" w:rsidDel="009A34F5">
          <w:rPr>
            <w:rPrChange w:id="345" w:author="Pandey,Palash" w:date="2021-03-18T03:36:00Z">
              <w:rPr>
                <w:rStyle w:val="selectable"/>
                <w:rFonts w:ascii="Times New Roman" w:hAnsi="Times New Roman" w:cs="Times New Roman"/>
                <w:color w:val="000000"/>
                <w:sz w:val="24"/>
                <w:szCs w:val="24"/>
              </w:rPr>
            </w:rPrChange>
          </w:rPr>
          <w:delText>Maura, F., Degasperi, A., Nadeu, F. et al. A practical guide for mutational signature analysis in hematological malignancies. Nature Communications 10, 2969 (2019)</w:delText>
        </w:r>
      </w:del>
    </w:p>
    <w:p w14:paraId="6160D12A" w14:textId="77777777" w:rsidR="009A34F5" w:rsidRPr="00D522BF" w:rsidRDefault="009A34F5">
      <w:pPr>
        <w:rPr>
          <w:ins w:id="346" w:author="Pandey,Palash" w:date="2021-03-18T03:31:00Z"/>
          <w:rPrChange w:id="347" w:author="Pandey,Palash" w:date="2021-03-18T03:36:00Z">
            <w:rPr>
              <w:ins w:id="348" w:author="Pandey,Palash" w:date="2021-03-18T03:31:00Z"/>
              <w:rStyle w:val="selectable"/>
              <w:rFonts w:ascii="Times New Roman" w:hAnsi="Times New Roman" w:cs="Times New Roman"/>
              <w:color w:val="000000"/>
              <w:sz w:val="24"/>
              <w:szCs w:val="24"/>
            </w:rPr>
          </w:rPrChange>
        </w:rPr>
        <w:pPrChange w:id="349" w:author="Pandey,Palash" w:date="2021-03-18T03:36:00Z">
          <w:pPr>
            <w:jc w:val="both"/>
          </w:pPr>
        </w:pPrChange>
      </w:pPr>
    </w:p>
    <w:p w14:paraId="75696A24" w14:textId="17E91506" w:rsidR="005D7FE3" w:rsidRPr="00D522BF" w:rsidDel="00483DD2" w:rsidRDefault="00483DD2">
      <w:pPr>
        <w:rPr>
          <w:del w:id="350" w:author="Pandey,Palash" w:date="2021-03-18T03:32:00Z"/>
          <w:rFonts w:ascii="Times New Roman" w:hAnsi="Times New Roman" w:cs="Times New Roman"/>
          <w:sz w:val="24"/>
          <w:szCs w:val="24"/>
          <w:rPrChange w:id="351" w:author="Pandey,Palash" w:date="2021-03-18T03:36:00Z">
            <w:rPr>
              <w:del w:id="352" w:author="Pandey,Palash" w:date="2021-03-18T03:32:00Z"/>
            </w:rPr>
          </w:rPrChange>
        </w:rPr>
        <w:pPrChange w:id="353" w:author="Pandey,Palash" w:date="2021-03-18T03:36:00Z">
          <w:pPr>
            <w:jc w:val="both"/>
          </w:pPr>
        </w:pPrChange>
      </w:pPr>
      <w:proofErr w:type="spellStart"/>
      <w:ins w:id="354" w:author="Pandey,Palash" w:date="2021-03-18T03:32:00Z">
        <w:r w:rsidRPr="00D522BF">
          <w:rPr>
            <w:rFonts w:ascii="Times New Roman" w:hAnsi="Times New Roman" w:cs="Times New Roman"/>
            <w:sz w:val="24"/>
            <w:szCs w:val="24"/>
            <w:rPrChange w:id="355" w:author="Pandey,Palash" w:date="2021-03-18T03:36:00Z">
              <w:rPr/>
            </w:rPrChange>
          </w:rPr>
          <w:t>Mayakonda</w:t>
        </w:r>
        <w:proofErr w:type="spellEnd"/>
        <w:r w:rsidRPr="00D522BF">
          <w:rPr>
            <w:rFonts w:ascii="Times New Roman" w:hAnsi="Times New Roman" w:cs="Times New Roman"/>
            <w:sz w:val="24"/>
            <w:szCs w:val="24"/>
            <w:rPrChange w:id="356" w:author="Pandey,Palash" w:date="2021-03-18T03:36:00Z">
              <w:rPr/>
            </w:rPrChange>
          </w:rPr>
          <w:t xml:space="preserve">, A., Lin, D.-C., </w:t>
        </w:r>
        <w:proofErr w:type="spellStart"/>
        <w:r w:rsidRPr="00D522BF">
          <w:rPr>
            <w:rFonts w:ascii="Times New Roman" w:hAnsi="Times New Roman" w:cs="Times New Roman"/>
            <w:sz w:val="24"/>
            <w:szCs w:val="24"/>
            <w:rPrChange w:id="357" w:author="Pandey,Palash" w:date="2021-03-18T03:36:00Z">
              <w:rPr/>
            </w:rPrChange>
          </w:rPr>
          <w:t>Assenov</w:t>
        </w:r>
        <w:proofErr w:type="spellEnd"/>
        <w:r w:rsidRPr="00D522BF">
          <w:rPr>
            <w:rFonts w:ascii="Times New Roman" w:hAnsi="Times New Roman" w:cs="Times New Roman"/>
            <w:sz w:val="24"/>
            <w:szCs w:val="24"/>
            <w:rPrChange w:id="358" w:author="Pandey,Palash" w:date="2021-03-18T03:36:00Z">
              <w:rPr/>
            </w:rPrChange>
          </w:rPr>
          <w:t xml:space="preserve">, Y., </w:t>
        </w:r>
        <w:proofErr w:type="spellStart"/>
        <w:r w:rsidRPr="00D522BF">
          <w:rPr>
            <w:rFonts w:ascii="Times New Roman" w:hAnsi="Times New Roman" w:cs="Times New Roman"/>
            <w:sz w:val="24"/>
            <w:szCs w:val="24"/>
            <w:rPrChange w:id="359" w:author="Pandey,Palash" w:date="2021-03-18T03:36:00Z">
              <w:rPr/>
            </w:rPrChange>
          </w:rPr>
          <w:t>Plass</w:t>
        </w:r>
        <w:proofErr w:type="spellEnd"/>
        <w:r w:rsidRPr="00D522BF">
          <w:rPr>
            <w:rFonts w:ascii="Times New Roman" w:hAnsi="Times New Roman" w:cs="Times New Roman"/>
            <w:sz w:val="24"/>
            <w:szCs w:val="24"/>
            <w:rPrChange w:id="360" w:author="Pandey,Palash" w:date="2021-03-18T03:36:00Z">
              <w:rPr/>
            </w:rPrChange>
          </w:rPr>
          <w:t xml:space="preserve">, C., &amp; </w:t>
        </w:r>
        <w:proofErr w:type="spellStart"/>
        <w:r w:rsidRPr="00D522BF">
          <w:rPr>
            <w:rFonts w:ascii="Times New Roman" w:hAnsi="Times New Roman" w:cs="Times New Roman"/>
            <w:sz w:val="24"/>
            <w:szCs w:val="24"/>
            <w:rPrChange w:id="361" w:author="Pandey,Palash" w:date="2021-03-18T03:36:00Z">
              <w:rPr/>
            </w:rPrChange>
          </w:rPr>
          <w:t>Koeffler</w:t>
        </w:r>
        <w:proofErr w:type="spellEnd"/>
        <w:r w:rsidRPr="00D522BF">
          <w:rPr>
            <w:rFonts w:ascii="Times New Roman" w:hAnsi="Times New Roman" w:cs="Times New Roman"/>
            <w:sz w:val="24"/>
            <w:szCs w:val="24"/>
            <w:rPrChange w:id="362" w:author="Pandey,Palash" w:date="2021-03-18T03:36:00Z">
              <w:rPr/>
            </w:rPrChange>
          </w:rPr>
          <w:t xml:space="preserve">, H. P. (2018). </w:t>
        </w:r>
        <w:proofErr w:type="spellStart"/>
        <w:r w:rsidRPr="00D522BF">
          <w:rPr>
            <w:rFonts w:ascii="Times New Roman" w:hAnsi="Times New Roman" w:cs="Times New Roman"/>
            <w:sz w:val="24"/>
            <w:szCs w:val="24"/>
            <w:rPrChange w:id="363" w:author="Pandey,Palash" w:date="2021-03-18T03:36:00Z">
              <w:rPr/>
            </w:rPrChange>
          </w:rPr>
          <w:t>Maftools</w:t>
        </w:r>
        <w:proofErr w:type="spellEnd"/>
        <w:r w:rsidRPr="00D522BF">
          <w:rPr>
            <w:rFonts w:ascii="Times New Roman" w:hAnsi="Times New Roman" w:cs="Times New Roman"/>
            <w:sz w:val="24"/>
            <w:szCs w:val="24"/>
            <w:rPrChange w:id="364" w:author="Pandey,Palash" w:date="2021-03-18T03:36:00Z">
              <w:rPr/>
            </w:rPrChange>
          </w:rPr>
          <w:t xml:space="preserve">: efficient and comprehensive analysis of somatic variants in cancer. Genome Research, 28(11), 1747–1756. https://doi.org/10.1101/gr.239244.118 </w:t>
        </w:r>
      </w:ins>
      <w:del w:id="365" w:author="Pandey,Palash" w:date="2021-03-18T03:32:00Z">
        <w:r w:rsidR="005D7FE3" w:rsidRPr="00D522BF" w:rsidDel="00483DD2">
          <w:rPr>
            <w:rPrChange w:id="366" w:author="Pandey,Palash" w:date="2021-03-18T03:36:00Z">
              <w:rPr>
                <w:rStyle w:val="selectable"/>
                <w:rFonts w:ascii="Times New Roman" w:hAnsi="Times New Roman" w:cs="Times New Roman"/>
                <w:color w:val="000000"/>
                <w:sz w:val="24"/>
                <w:szCs w:val="24"/>
              </w:rPr>
            </w:rPrChange>
          </w:rPr>
          <w:delText>Mayakonda, Anand, et al. “Maftools: efficient and comprehensive analysis of somatic variants in cancer.” Genome research 28.11 (2018): 1747-1756</w:delText>
        </w:r>
      </w:del>
    </w:p>
    <w:p w14:paraId="63D83AF4" w14:textId="77777777" w:rsidR="00483DD2" w:rsidRPr="00D522BF" w:rsidRDefault="00483DD2">
      <w:pPr>
        <w:rPr>
          <w:ins w:id="367" w:author="Pandey,Palash" w:date="2021-03-18T03:32:00Z"/>
          <w:rPrChange w:id="368" w:author="Pandey,Palash" w:date="2021-03-18T03:36:00Z">
            <w:rPr>
              <w:ins w:id="369" w:author="Pandey,Palash" w:date="2021-03-18T03:32:00Z"/>
              <w:rStyle w:val="selectable"/>
              <w:rFonts w:ascii="Times New Roman" w:hAnsi="Times New Roman" w:cs="Times New Roman"/>
              <w:color w:val="000000"/>
              <w:sz w:val="24"/>
              <w:szCs w:val="24"/>
            </w:rPr>
          </w:rPrChange>
        </w:rPr>
        <w:pPrChange w:id="370" w:author="Pandey,Palash" w:date="2021-03-18T03:36:00Z">
          <w:pPr>
            <w:jc w:val="both"/>
          </w:pPr>
        </w:pPrChange>
      </w:pPr>
    </w:p>
    <w:p w14:paraId="6819D046" w14:textId="65DF3A2A" w:rsidR="005D7FE3" w:rsidRPr="00D522BF" w:rsidDel="0042639D" w:rsidRDefault="0042639D">
      <w:pPr>
        <w:rPr>
          <w:del w:id="371" w:author="Pandey,Palash" w:date="2021-03-18T03:32:00Z"/>
          <w:rFonts w:ascii="Times New Roman" w:hAnsi="Times New Roman" w:cs="Times New Roman"/>
          <w:sz w:val="24"/>
          <w:szCs w:val="24"/>
          <w:rPrChange w:id="372" w:author="Pandey,Palash" w:date="2021-03-18T03:36:00Z">
            <w:rPr>
              <w:del w:id="373" w:author="Pandey,Palash" w:date="2021-03-18T03:32:00Z"/>
            </w:rPr>
          </w:rPrChange>
        </w:rPr>
        <w:pPrChange w:id="374" w:author="Pandey,Palash" w:date="2021-03-18T03:36:00Z">
          <w:pPr>
            <w:jc w:val="both"/>
          </w:pPr>
        </w:pPrChange>
      </w:pPr>
      <w:ins w:id="375" w:author="Pandey,Palash" w:date="2021-03-18T03:32:00Z">
        <w:r w:rsidRPr="00D522BF">
          <w:rPr>
            <w:rFonts w:ascii="Times New Roman" w:hAnsi="Times New Roman" w:cs="Times New Roman"/>
            <w:sz w:val="24"/>
            <w:szCs w:val="24"/>
            <w:rPrChange w:id="376" w:author="Pandey,Palash" w:date="2021-03-18T03:36:00Z">
              <w:rPr/>
            </w:rPrChange>
          </w:rPr>
          <w:t xml:space="preserve">Moore, L., </w:t>
        </w:r>
        <w:proofErr w:type="spellStart"/>
        <w:r w:rsidRPr="00D522BF">
          <w:rPr>
            <w:rFonts w:ascii="Times New Roman" w:hAnsi="Times New Roman" w:cs="Times New Roman"/>
            <w:sz w:val="24"/>
            <w:szCs w:val="24"/>
            <w:rPrChange w:id="377" w:author="Pandey,Palash" w:date="2021-03-18T03:36:00Z">
              <w:rPr/>
            </w:rPrChange>
          </w:rPr>
          <w:t>Leongamornlert</w:t>
        </w:r>
        <w:proofErr w:type="spellEnd"/>
        <w:r w:rsidRPr="00D522BF">
          <w:rPr>
            <w:rFonts w:ascii="Times New Roman" w:hAnsi="Times New Roman" w:cs="Times New Roman"/>
            <w:sz w:val="24"/>
            <w:szCs w:val="24"/>
            <w:rPrChange w:id="378" w:author="Pandey,Palash" w:date="2021-03-18T03:36:00Z">
              <w:rPr/>
            </w:rPrChange>
          </w:rPr>
          <w:t xml:space="preserve">, D., </w:t>
        </w:r>
        <w:proofErr w:type="spellStart"/>
        <w:r w:rsidRPr="00D522BF">
          <w:rPr>
            <w:rFonts w:ascii="Times New Roman" w:hAnsi="Times New Roman" w:cs="Times New Roman"/>
            <w:sz w:val="24"/>
            <w:szCs w:val="24"/>
            <w:rPrChange w:id="379" w:author="Pandey,Palash" w:date="2021-03-18T03:36:00Z">
              <w:rPr/>
            </w:rPrChange>
          </w:rPr>
          <w:t>Coorens</w:t>
        </w:r>
        <w:proofErr w:type="spellEnd"/>
        <w:r w:rsidRPr="00D522BF">
          <w:rPr>
            <w:rFonts w:ascii="Times New Roman" w:hAnsi="Times New Roman" w:cs="Times New Roman"/>
            <w:sz w:val="24"/>
            <w:szCs w:val="24"/>
            <w:rPrChange w:id="380" w:author="Pandey,Palash" w:date="2021-03-18T03:36:00Z">
              <w:rPr/>
            </w:rPrChange>
          </w:rPr>
          <w:t xml:space="preserve">, T. H. H., Sanders, M. A., Ellis, P., Dentro, S. C., … Stratton, M. R. (2020). The mutational landscape of normal human endometrial epithelium. Nature, 580(7805), 640–646. https://doi.org/10.1038/s41586-020-2214-z </w:t>
        </w:r>
      </w:ins>
      <w:del w:id="381" w:author="Pandey,Palash" w:date="2021-03-18T03:32:00Z">
        <w:r w:rsidR="005D7FE3" w:rsidRPr="00D522BF" w:rsidDel="0042639D">
          <w:rPr>
            <w:rPrChange w:id="382" w:author="Pandey,Palash" w:date="2021-03-18T03:36:00Z">
              <w:rPr>
                <w:rStyle w:val="selectable"/>
                <w:rFonts w:ascii="Times New Roman" w:hAnsi="Times New Roman" w:cs="Times New Roman"/>
                <w:color w:val="000000"/>
                <w:sz w:val="24"/>
                <w:szCs w:val="24"/>
              </w:rPr>
            </w:rPrChange>
          </w:rPr>
          <w:delText>Moore, L. et al. The mutational landscape of normal human endometrial epithelium. Nature 580, 640–646, doi: 10.1038/s41586-020-2214-z (2020).</w:delText>
        </w:r>
      </w:del>
    </w:p>
    <w:p w14:paraId="3FC74123" w14:textId="77777777" w:rsidR="0042639D" w:rsidRPr="00D522BF" w:rsidRDefault="0042639D">
      <w:pPr>
        <w:rPr>
          <w:ins w:id="383" w:author="Pandey,Palash" w:date="2021-03-18T03:32:00Z"/>
          <w:rPrChange w:id="384" w:author="Pandey,Palash" w:date="2021-03-18T03:36:00Z">
            <w:rPr>
              <w:ins w:id="385" w:author="Pandey,Palash" w:date="2021-03-18T03:32:00Z"/>
              <w:rStyle w:val="selectable"/>
              <w:rFonts w:ascii="Times New Roman" w:hAnsi="Times New Roman" w:cs="Times New Roman"/>
              <w:color w:val="000000"/>
              <w:sz w:val="24"/>
              <w:szCs w:val="24"/>
            </w:rPr>
          </w:rPrChange>
        </w:rPr>
        <w:pPrChange w:id="386" w:author="Pandey,Palash" w:date="2021-03-18T03:36:00Z">
          <w:pPr>
            <w:jc w:val="both"/>
          </w:pPr>
        </w:pPrChange>
      </w:pPr>
    </w:p>
    <w:p w14:paraId="41580E88" w14:textId="660095A6" w:rsidR="005D7FE3" w:rsidRPr="00D522BF" w:rsidDel="00FC1022" w:rsidRDefault="00FC1022">
      <w:pPr>
        <w:rPr>
          <w:del w:id="387" w:author="Pandey,Palash" w:date="2021-03-18T03:33:00Z"/>
          <w:rFonts w:ascii="Times New Roman" w:hAnsi="Times New Roman" w:cs="Times New Roman"/>
          <w:sz w:val="24"/>
          <w:szCs w:val="24"/>
          <w:rPrChange w:id="388" w:author="Pandey,Palash" w:date="2021-03-18T03:36:00Z">
            <w:rPr>
              <w:del w:id="389" w:author="Pandey,Palash" w:date="2021-03-18T03:33:00Z"/>
            </w:rPr>
          </w:rPrChange>
        </w:rPr>
        <w:pPrChange w:id="390" w:author="Pandey,Palash" w:date="2021-03-18T03:36:00Z">
          <w:pPr>
            <w:jc w:val="both"/>
          </w:pPr>
        </w:pPrChange>
      </w:pPr>
      <w:proofErr w:type="spellStart"/>
      <w:ins w:id="391" w:author="Pandey,Palash" w:date="2021-03-18T03:33:00Z">
        <w:r w:rsidRPr="00D522BF">
          <w:rPr>
            <w:rFonts w:ascii="Times New Roman" w:hAnsi="Times New Roman" w:cs="Times New Roman"/>
            <w:sz w:val="24"/>
            <w:szCs w:val="24"/>
            <w:rPrChange w:id="392" w:author="Pandey,Palash" w:date="2021-03-18T03:36:00Z">
              <w:rPr/>
            </w:rPrChange>
          </w:rPr>
          <w:t>Omichessan</w:t>
        </w:r>
        <w:proofErr w:type="spellEnd"/>
        <w:r w:rsidRPr="00D522BF">
          <w:rPr>
            <w:rFonts w:ascii="Times New Roman" w:hAnsi="Times New Roman" w:cs="Times New Roman"/>
            <w:sz w:val="24"/>
            <w:szCs w:val="24"/>
            <w:rPrChange w:id="393" w:author="Pandey,Palash" w:date="2021-03-18T03:36:00Z">
              <w:rPr/>
            </w:rPrChange>
          </w:rPr>
          <w:t xml:space="preserve">, H., </w:t>
        </w:r>
        <w:proofErr w:type="spellStart"/>
        <w:r w:rsidRPr="00D522BF">
          <w:rPr>
            <w:rFonts w:ascii="Times New Roman" w:hAnsi="Times New Roman" w:cs="Times New Roman"/>
            <w:sz w:val="24"/>
            <w:szCs w:val="24"/>
            <w:rPrChange w:id="394" w:author="Pandey,Palash" w:date="2021-03-18T03:36:00Z">
              <w:rPr/>
            </w:rPrChange>
          </w:rPr>
          <w:t>Severi</w:t>
        </w:r>
        <w:proofErr w:type="spellEnd"/>
        <w:r w:rsidRPr="00D522BF">
          <w:rPr>
            <w:rFonts w:ascii="Times New Roman" w:hAnsi="Times New Roman" w:cs="Times New Roman"/>
            <w:sz w:val="24"/>
            <w:szCs w:val="24"/>
            <w:rPrChange w:id="395" w:author="Pandey,Palash" w:date="2021-03-18T03:36:00Z">
              <w:rPr/>
            </w:rPrChange>
          </w:rPr>
          <w:t xml:space="preserve">, G., &amp; </w:t>
        </w:r>
        <w:proofErr w:type="spellStart"/>
        <w:r w:rsidRPr="00D522BF">
          <w:rPr>
            <w:rFonts w:ascii="Times New Roman" w:hAnsi="Times New Roman" w:cs="Times New Roman"/>
            <w:sz w:val="24"/>
            <w:szCs w:val="24"/>
            <w:rPrChange w:id="396" w:author="Pandey,Palash" w:date="2021-03-18T03:36:00Z">
              <w:rPr/>
            </w:rPrChange>
          </w:rPr>
          <w:t>Perduca</w:t>
        </w:r>
        <w:proofErr w:type="spellEnd"/>
        <w:r w:rsidRPr="00D522BF">
          <w:rPr>
            <w:rFonts w:ascii="Times New Roman" w:hAnsi="Times New Roman" w:cs="Times New Roman"/>
            <w:sz w:val="24"/>
            <w:szCs w:val="24"/>
            <w:rPrChange w:id="397" w:author="Pandey,Palash" w:date="2021-03-18T03:36:00Z">
              <w:rPr/>
            </w:rPrChange>
          </w:rPr>
          <w:t xml:space="preserve">, V. (2019). Computational tools to detect signatures of mutational processes in DNA from </w:t>
        </w:r>
        <w:proofErr w:type="spellStart"/>
        <w:r w:rsidRPr="00D522BF">
          <w:rPr>
            <w:rFonts w:ascii="Times New Roman" w:hAnsi="Times New Roman" w:cs="Times New Roman"/>
            <w:sz w:val="24"/>
            <w:szCs w:val="24"/>
            <w:rPrChange w:id="398" w:author="Pandey,Palash" w:date="2021-03-18T03:36:00Z">
              <w:rPr/>
            </w:rPrChange>
          </w:rPr>
          <w:t>tumours</w:t>
        </w:r>
        <w:proofErr w:type="spellEnd"/>
        <w:r w:rsidRPr="00D522BF">
          <w:rPr>
            <w:rFonts w:ascii="Times New Roman" w:hAnsi="Times New Roman" w:cs="Times New Roman"/>
            <w:sz w:val="24"/>
            <w:szCs w:val="24"/>
            <w:rPrChange w:id="399" w:author="Pandey,Palash" w:date="2021-03-18T03:36:00Z">
              <w:rPr/>
            </w:rPrChange>
          </w:rPr>
          <w:t xml:space="preserve">: A review and empirical comparison of performance. PLOS ONE, 14(9), e0221235. https://doi.org/10.1371/journal.pone.0221235 </w:t>
        </w:r>
      </w:ins>
      <w:del w:id="400" w:author="Pandey,Palash" w:date="2021-03-18T03:33:00Z">
        <w:r w:rsidR="005D7FE3" w:rsidRPr="00D522BF" w:rsidDel="00FC1022">
          <w:rPr>
            <w:rPrChange w:id="401" w:author="Pandey,Palash" w:date="2021-03-18T03:36:00Z">
              <w:rPr>
                <w:rStyle w:val="selectable"/>
                <w:rFonts w:ascii="Times New Roman" w:hAnsi="Times New Roman" w:cs="Times New Roman"/>
                <w:color w:val="000000"/>
                <w:sz w:val="24"/>
                <w:szCs w:val="24"/>
              </w:rPr>
            </w:rPrChange>
          </w:rPr>
          <w:delText>Omichessan H, Severi G, Perduca V (2019) Computational tools to detect signatures of mutational processes in DNA from tumours: A review and empirical comparison of performance. PLOS ONE 14(9): e0221235 </w:delText>
        </w:r>
      </w:del>
    </w:p>
    <w:p w14:paraId="3F79E33C" w14:textId="77777777" w:rsidR="00FC1022" w:rsidRPr="00D522BF" w:rsidRDefault="00FC1022">
      <w:pPr>
        <w:rPr>
          <w:ins w:id="402" w:author="Pandey,Palash" w:date="2021-03-18T03:33:00Z"/>
          <w:rPrChange w:id="403" w:author="Pandey,Palash" w:date="2021-03-18T03:36:00Z">
            <w:rPr>
              <w:ins w:id="404" w:author="Pandey,Palash" w:date="2021-03-18T03:33:00Z"/>
              <w:rStyle w:val="selectable"/>
              <w:rFonts w:ascii="Times New Roman" w:hAnsi="Times New Roman" w:cs="Times New Roman"/>
              <w:color w:val="000000"/>
              <w:sz w:val="24"/>
              <w:szCs w:val="24"/>
            </w:rPr>
          </w:rPrChange>
        </w:rPr>
        <w:pPrChange w:id="405" w:author="Pandey,Palash" w:date="2021-03-18T03:36:00Z">
          <w:pPr>
            <w:jc w:val="both"/>
          </w:pPr>
        </w:pPrChange>
      </w:pPr>
    </w:p>
    <w:p w14:paraId="6A324FF8" w14:textId="5AA7BB66" w:rsidR="005D7FE3" w:rsidRPr="00D522BF" w:rsidDel="00FC1022" w:rsidRDefault="00FC1022">
      <w:pPr>
        <w:rPr>
          <w:del w:id="406" w:author="Pandey,Palash" w:date="2021-03-18T03:33:00Z"/>
          <w:rFonts w:ascii="Times New Roman" w:hAnsi="Times New Roman" w:cs="Times New Roman"/>
          <w:sz w:val="24"/>
          <w:szCs w:val="24"/>
          <w:rPrChange w:id="407" w:author="Pandey,Palash" w:date="2021-03-18T03:36:00Z">
            <w:rPr>
              <w:del w:id="408" w:author="Pandey,Palash" w:date="2021-03-18T03:33:00Z"/>
            </w:rPr>
          </w:rPrChange>
        </w:rPr>
        <w:pPrChange w:id="409" w:author="Pandey,Palash" w:date="2021-03-18T03:36:00Z">
          <w:pPr>
            <w:jc w:val="both"/>
          </w:pPr>
        </w:pPrChange>
      </w:pPr>
      <w:ins w:id="410" w:author="Pandey,Palash" w:date="2021-03-18T03:33:00Z">
        <w:r w:rsidRPr="00D522BF">
          <w:rPr>
            <w:rFonts w:ascii="Times New Roman" w:hAnsi="Times New Roman" w:cs="Times New Roman"/>
            <w:sz w:val="24"/>
            <w:szCs w:val="24"/>
            <w:rPrChange w:id="411" w:author="Pandey,Palash" w:date="2021-03-18T03:36:00Z">
              <w:rPr/>
            </w:rPrChange>
          </w:rPr>
          <w:t xml:space="preserve">Robinson, P. S., </w:t>
        </w:r>
        <w:proofErr w:type="spellStart"/>
        <w:r w:rsidRPr="00D522BF">
          <w:rPr>
            <w:rFonts w:ascii="Times New Roman" w:hAnsi="Times New Roman" w:cs="Times New Roman"/>
            <w:sz w:val="24"/>
            <w:szCs w:val="24"/>
            <w:rPrChange w:id="412" w:author="Pandey,Palash" w:date="2021-03-18T03:36:00Z">
              <w:rPr/>
            </w:rPrChange>
          </w:rPr>
          <w:t>Coorens</w:t>
        </w:r>
        <w:proofErr w:type="spellEnd"/>
        <w:r w:rsidRPr="00D522BF">
          <w:rPr>
            <w:rFonts w:ascii="Times New Roman" w:hAnsi="Times New Roman" w:cs="Times New Roman"/>
            <w:sz w:val="24"/>
            <w:szCs w:val="24"/>
            <w:rPrChange w:id="413" w:author="Pandey,Palash" w:date="2021-03-18T03:36:00Z">
              <w:rPr/>
            </w:rPrChange>
          </w:rPr>
          <w:t xml:space="preserve">, T. H. H., </w:t>
        </w:r>
        <w:proofErr w:type="spellStart"/>
        <w:r w:rsidRPr="00D522BF">
          <w:rPr>
            <w:rFonts w:ascii="Times New Roman" w:hAnsi="Times New Roman" w:cs="Times New Roman"/>
            <w:sz w:val="24"/>
            <w:szCs w:val="24"/>
            <w:rPrChange w:id="414" w:author="Pandey,Palash" w:date="2021-03-18T03:36:00Z">
              <w:rPr/>
            </w:rPrChange>
          </w:rPr>
          <w:t>Palles</w:t>
        </w:r>
        <w:proofErr w:type="spellEnd"/>
        <w:r w:rsidRPr="00D522BF">
          <w:rPr>
            <w:rFonts w:ascii="Times New Roman" w:hAnsi="Times New Roman" w:cs="Times New Roman"/>
            <w:sz w:val="24"/>
            <w:szCs w:val="24"/>
            <w:rPrChange w:id="415" w:author="Pandey,Palash" w:date="2021-03-18T03:36:00Z">
              <w:rPr/>
            </w:rPrChange>
          </w:rPr>
          <w:t xml:space="preserve">, C., Mitchell, E., </w:t>
        </w:r>
        <w:proofErr w:type="spellStart"/>
        <w:r w:rsidRPr="00D522BF">
          <w:rPr>
            <w:rFonts w:ascii="Times New Roman" w:hAnsi="Times New Roman" w:cs="Times New Roman"/>
            <w:sz w:val="24"/>
            <w:szCs w:val="24"/>
            <w:rPrChange w:id="416" w:author="Pandey,Palash" w:date="2021-03-18T03:36:00Z">
              <w:rPr/>
            </w:rPrChange>
          </w:rPr>
          <w:t>Abascal</w:t>
        </w:r>
        <w:proofErr w:type="spellEnd"/>
        <w:r w:rsidRPr="00D522BF">
          <w:rPr>
            <w:rFonts w:ascii="Times New Roman" w:hAnsi="Times New Roman" w:cs="Times New Roman"/>
            <w:sz w:val="24"/>
            <w:szCs w:val="24"/>
            <w:rPrChange w:id="417" w:author="Pandey,Palash" w:date="2021-03-18T03:36:00Z">
              <w:rPr/>
            </w:rPrChange>
          </w:rPr>
          <w:t xml:space="preserve">, F., </w:t>
        </w:r>
        <w:proofErr w:type="spellStart"/>
        <w:r w:rsidRPr="00D522BF">
          <w:rPr>
            <w:rFonts w:ascii="Times New Roman" w:hAnsi="Times New Roman" w:cs="Times New Roman"/>
            <w:sz w:val="24"/>
            <w:szCs w:val="24"/>
            <w:rPrChange w:id="418" w:author="Pandey,Palash" w:date="2021-03-18T03:36:00Z">
              <w:rPr/>
            </w:rPrChange>
          </w:rPr>
          <w:t>Olafsson</w:t>
        </w:r>
        <w:proofErr w:type="spellEnd"/>
        <w:r w:rsidRPr="00D522BF">
          <w:rPr>
            <w:rFonts w:ascii="Times New Roman" w:hAnsi="Times New Roman" w:cs="Times New Roman"/>
            <w:sz w:val="24"/>
            <w:szCs w:val="24"/>
            <w:rPrChange w:id="419" w:author="Pandey,Palash" w:date="2021-03-18T03:36:00Z">
              <w:rPr/>
            </w:rPrChange>
          </w:rPr>
          <w:t xml:space="preserve">, S., … Stratton, M. R. (2020). Elevated somatic mutation burdens in normal human cells due to defective DNA polymerases. Cold Spring Harbor Laboratory. https://doi.org/10.1101/2020.06.23.167668 </w:t>
        </w:r>
      </w:ins>
      <w:del w:id="420" w:author="Pandey,Palash" w:date="2021-03-18T03:33:00Z">
        <w:r w:rsidR="005D7FE3" w:rsidRPr="00D522BF" w:rsidDel="00FC1022">
          <w:rPr>
            <w:rPrChange w:id="421" w:author="Pandey,Palash" w:date="2021-03-18T03:36:00Z">
              <w:rPr>
                <w:rStyle w:val="selectable"/>
                <w:rFonts w:ascii="Times New Roman" w:hAnsi="Times New Roman" w:cs="Times New Roman"/>
                <w:color w:val="000000"/>
                <w:sz w:val="24"/>
                <w:szCs w:val="24"/>
              </w:rPr>
            </w:rPrChange>
          </w:rPr>
          <w:delText>Robinson, P., Coorens, T., Palles, C., Mitchell, E., Abascal, F., &amp; Olafsson, S. et al. (2020). Elevated somatic mutation burdens in normal human cells due to defective DNA polymerases. doi: 10.1101/2020.06.23.167668</w:delText>
        </w:r>
      </w:del>
    </w:p>
    <w:p w14:paraId="6FCD1989" w14:textId="77777777" w:rsidR="00FC1022" w:rsidRPr="00D522BF" w:rsidRDefault="00FC1022">
      <w:pPr>
        <w:rPr>
          <w:ins w:id="422" w:author="Pandey,Palash" w:date="2021-03-18T03:33:00Z"/>
          <w:rPrChange w:id="423" w:author="Pandey,Palash" w:date="2021-03-18T03:36:00Z">
            <w:rPr>
              <w:ins w:id="424" w:author="Pandey,Palash" w:date="2021-03-18T03:33:00Z"/>
              <w:rStyle w:val="selectable"/>
              <w:rFonts w:ascii="Times New Roman" w:hAnsi="Times New Roman" w:cs="Times New Roman"/>
              <w:color w:val="000000"/>
              <w:sz w:val="24"/>
              <w:szCs w:val="24"/>
            </w:rPr>
          </w:rPrChange>
        </w:rPr>
        <w:pPrChange w:id="425" w:author="Pandey,Palash" w:date="2021-03-18T03:36:00Z">
          <w:pPr>
            <w:jc w:val="both"/>
          </w:pPr>
        </w:pPrChange>
      </w:pPr>
    </w:p>
    <w:p w14:paraId="2716F8D3" w14:textId="7F9359C4" w:rsidR="002121B7" w:rsidRPr="00D522BF" w:rsidDel="00FC1022" w:rsidRDefault="00FC1022">
      <w:pPr>
        <w:rPr>
          <w:del w:id="426" w:author="Pandey,Palash" w:date="2021-03-18T03:33:00Z"/>
          <w:rFonts w:ascii="Times New Roman" w:hAnsi="Times New Roman" w:cs="Times New Roman"/>
          <w:sz w:val="24"/>
          <w:szCs w:val="24"/>
          <w:rPrChange w:id="427" w:author="Pandey,Palash" w:date="2021-03-18T03:36:00Z">
            <w:rPr>
              <w:del w:id="428" w:author="Pandey,Palash" w:date="2021-03-18T03:33:00Z"/>
            </w:rPr>
          </w:rPrChange>
        </w:rPr>
        <w:pPrChange w:id="429" w:author="Pandey,Palash" w:date="2021-03-18T03:36:00Z">
          <w:pPr>
            <w:jc w:val="both"/>
          </w:pPr>
        </w:pPrChange>
      </w:pPr>
      <w:ins w:id="430" w:author="Pandey,Palash" w:date="2021-03-18T03:33:00Z">
        <w:r w:rsidRPr="00D522BF">
          <w:rPr>
            <w:rFonts w:ascii="Times New Roman" w:hAnsi="Times New Roman" w:cs="Times New Roman"/>
            <w:sz w:val="24"/>
            <w:szCs w:val="24"/>
            <w:rPrChange w:id="431" w:author="Pandey,Palash" w:date="2021-03-18T03:36:00Z">
              <w:rPr/>
            </w:rPrChange>
          </w:rPr>
          <w:t xml:space="preserve">Rosen, G. (2007). Comparison of Autoregressive Measures for DNA Sequence Similarity. 2007 IEEE International Workshop on Genomic Signal Processing and Statistics. Presented at the 2007 IEEE International Workshop on Genomic Signal Processing and Statistics. https://doi.org/10.1109/gensips.2007.4365814 </w:t>
        </w:r>
      </w:ins>
      <w:del w:id="432" w:author="Pandey,Palash" w:date="2021-03-18T03:33:00Z">
        <w:r w:rsidR="002121B7" w:rsidRPr="00D522BF" w:rsidDel="00FC1022">
          <w:rPr>
            <w:rPrChange w:id="433" w:author="Pandey,Palash" w:date="2021-03-18T03:36:00Z">
              <w:rPr>
                <w:rStyle w:val="selectable"/>
                <w:rFonts w:ascii="Times New Roman" w:hAnsi="Times New Roman" w:cs="Times New Roman"/>
                <w:color w:val="000000"/>
                <w:sz w:val="24"/>
                <w:szCs w:val="24"/>
              </w:rPr>
            </w:rPrChange>
          </w:rPr>
          <w:delText>Rosen, G. "Comparison of Autoregressive Measures for DNA Sequence Similarity," 2007 IEEE International Workshop on Genomic Signal Processing and Statistics, Tuusula, Finland, 2007, pp. 1-4, doi: 10.1109/GENSIPS.2007.4365814</w:delText>
        </w:r>
      </w:del>
    </w:p>
    <w:p w14:paraId="52E7A8A4" w14:textId="77777777" w:rsidR="00FC1022" w:rsidRPr="00D522BF" w:rsidRDefault="00FC1022">
      <w:pPr>
        <w:rPr>
          <w:ins w:id="434" w:author="Pandey,Palash" w:date="2021-03-18T03:33:00Z"/>
          <w:rPrChange w:id="435" w:author="Pandey,Palash" w:date="2021-03-18T03:36:00Z">
            <w:rPr>
              <w:ins w:id="436" w:author="Pandey,Palash" w:date="2021-03-18T03:33:00Z"/>
              <w:rStyle w:val="selectable"/>
              <w:rFonts w:ascii="Times New Roman" w:hAnsi="Times New Roman" w:cs="Times New Roman"/>
              <w:color w:val="000000"/>
              <w:sz w:val="24"/>
              <w:szCs w:val="24"/>
            </w:rPr>
          </w:rPrChange>
        </w:rPr>
        <w:pPrChange w:id="437" w:author="Pandey,Palash" w:date="2021-03-18T03:36:00Z">
          <w:pPr>
            <w:jc w:val="both"/>
          </w:pPr>
        </w:pPrChange>
      </w:pPr>
    </w:p>
    <w:p w14:paraId="3DE3F738" w14:textId="77777777" w:rsidR="008A00A1" w:rsidRDefault="008A00A1">
      <w:pPr>
        <w:rPr>
          <w:ins w:id="438" w:author="Pandey,Palash" w:date="2021-03-18T03:37:00Z"/>
          <w:rFonts w:ascii="Times New Roman" w:hAnsi="Times New Roman" w:cs="Times New Roman"/>
          <w:sz w:val="24"/>
          <w:szCs w:val="24"/>
        </w:rPr>
      </w:pPr>
      <w:ins w:id="439" w:author="Pandey,Palash" w:date="2021-03-18T03:37:00Z">
        <w:r>
          <w:rPr>
            <w:rFonts w:ascii="Times New Roman" w:hAnsi="Times New Roman" w:cs="Times New Roman"/>
            <w:sz w:val="24"/>
            <w:szCs w:val="24"/>
          </w:rPr>
          <w:br w:type="page"/>
        </w:r>
      </w:ins>
    </w:p>
    <w:p w14:paraId="2732D1C2" w14:textId="7EAFEB54" w:rsidR="005D7FE3" w:rsidRPr="00D522BF" w:rsidDel="00750FF8" w:rsidRDefault="00750FF8">
      <w:pPr>
        <w:rPr>
          <w:del w:id="440" w:author="Pandey,Palash" w:date="2021-03-18T03:34:00Z"/>
          <w:rFonts w:ascii="Times New Roman" w:hAnsi="Times New Roman" w:cs="Times New Roman"/>
          <w:sz w:val="24"/>
          <w:szCs w:val="24"/>
          <w:rPrChange w:id="441" w:author="Pandey,Palash" w:date="2021-03-18T03:36:00Z">
            <w:rPr>
              <w:del w:id="442" w:author="Pandey,Palash" w:date="2021-03-18T03:34:00Z"/>
            </w:rPr>
          </w:rPrChange>
        </w:rPr>
        <w:pPrChange w:id="443" w:author="Pandey,Palash" w:date="2021-03-18T03:36:00Z">
          <w:pPr>
            <w:jc w:val="both"/>
          </w:pPr>
        </w:pPrChange>
      </w:pPr>
      <w:ins w:id="444" w:author="Pandey,Palash" w:date="2021-03-18T03:34:00Z">
        <w:r w:rsidRPr="00D522BF">
          <w:rPr>
            <w:rFonts w:ascii="Times New Roman" w:hAnsi="Times New Roman" w:cs="Times New Roman"/>
            <w:sz w:val="24"/>
            <w:szCs w:val="24"/>
            <w:rPrChange w:id="445" w:author="Pandey,Palash" w:date="2021-03-18T03:36:00Z">
              <w:rPr/>
            </w:rPrChange>
          </w:rPr>
          <w:lastRenderedPageBreak/>
          <w:t xml:space="preserve">Rosenthal, R., </w:t>
        </w:r>
        <w:proofErr w:type="spellStart"/>
        <w:r w:rsidRPr="00D522BF">
          <w:rPr>
            <w:rFonts w:ascii="Times New Roman" w:hAnsi="Times New Roman" w:cs="Times New Roman"/>
            <w:sz w:val="24"/>
            <w:szCs w:val="24"/>
            <w:rPrChange w:id="446" w:author="Pandey,Palash" w:date="2021-03-18T03:36:00Z">
              <w:rPr/>
            </w:rPrChange>
          </w:rPr>
          <w:t>McGranahan</w:t>
        </w:r>
        <w:proofErr w:type="spellEnd"/>
        <w:r w:rsidRPr="00D522BF">
          <w:rPr>
            <w:rFonts w:ascii="Times New Roman" w:hAnsi="Times New Roman" w:cs="Times New Roman"/>
            <w:sz w:val="24"/>
            <w:szCs w:val="24"/>
            <w:rPrChange w:id="447" w:author="Pandey,Palash" w:date="2021-03-18T03:36:00Z">
              <w:rPr/>
            </w:rPrChange>
          </w:rPr>
          <w:t xml:space="preserve">, N., Herrero, J., Taylor, B. S., &amp; Swanton, C. (2016). </w:t>
        </w:r>
        <w:proofErr w:type="spellStart"/>
        <w:r w:rsidRPr="00D522BF">
          <w:rPr>
            <w:rFonts w:ascii="Times New Roman" w:hAnsi="Times New Roman" w:cs="Times New Roman"/>
            <w:sz w:val="24"/>
            <w:szCs w:val="24"/>
            <w:rPrChange w:id="448" w:author="Pandey,Palash" w:date="2021-03-18T03:36:00Z">
              <w:rPr/>
            </w:rPrChange>
          </w:rPr>
          <w:t>deconstructSigs</w:t>
        </w:r>
        <w:proofErr w:type="spellEnd"/>
        <w:r w:rsidRPr="00D522BF">
          <w:rPr>
            <w:rFonts w:ascii="Times New Roman" w:hAnsi="Times New Roman" w:cs="Times New Roman"/>
            <w:sz w:val="24"/>
            <w:szCs w:val="24"/>
            <w:rPrChange w:id="449" w:author="Pandey,Palash" w:date="2021-03-18T03:36:00Z">
              <w:rPr/>
            </w:rPrChange>
          </w:rPr>
          <w:t xml:space="preserve">: delineating mutational processes in single tumors distinguishes DNA repair deficiencies and patterns of carcinoma evolution. Genome Biology, 17(1). https://doi.org/10.1186/s13059-016-0893-4 </w:t>
        </w:r>
      </w:ins>
      <w:del w:id="450" w:author="Pandey,Palash" w:date="2021-03-18T03:34:00Z">
        <w:r w:rsidR="005D7FE3" w:rsidRPr="00D522BF" w:rsidDel="00750FF8">
          <w:rPr>
            <w:rPrChange w:id="451" w:author="Pandey,Palash" w:date="2021-03-18T03:36:00Z">
              <w:rPr>
                <w:rStyle w:val="selectable"/>
                <w:rFonts w:ascii="Times New Roman" w:hAnsi="Times New Roman" w:cs="Times New Roman"/>
                <w:color w:val="000000"/>
                <w:sz w:val="24"/>
                <w:szCs w:val="24"/>
              </w:rPr>
            </w:rPrChange>
          </w:rPr>
          <w:delText>Rosenthal R, McGranahan N, Herrero J, Taylor BS, Swanton C. deconstructSigs: delineating mutational processes in single tumors distinguishes DNA repair deficiencies and patterns of carcinoma evolution. Genome Biology. 2016;17. pmid:26899170</w:delText>
        </w:r>
      </w:del>
    </w:p>
    <w:p w14:paraId="2E866502" w14:textId="77777777" w:rsidR="00750FF8" w:rsidRPr="00D522BF" w:rsidRDefault="00750FF8">
      <w:pPr>
        <w:rPr>
          <w:ins w:id="452" w:author="Pandey,Palash" w:date="2021-03-18T03:34:00Z"/>
          <w:rPrChange w:id="453" w:author="Pandey,Palash" w:date="2021-03-18T03:36:00Z">
            <w:rPr>
              <w:ins w:id="454" w:author="Pandey,Palash" w:date="2021-03-18T03:34:00Z"/>
              <w:rStyle w:val="selectable"/>
              <w:rFonts w:ascii="Times New Roman" w:hAnsi="Times New Roman" w:cs="Times New Roman"/>
              <w:color w:val="000000"/>
              <w:sz w:val="24"/>
              <w:szCs w:val="24"/>
            </w:rPr>
          </w:rPrChange>
        </w:rPr>
        <w:pPrChange w:id="455" w:author="Pandey,Palash" w:date="2021-03-18T03:36:00Z">
          <w:pPr>
            <w:jc w:val="both"/>
          </w:pPr>
        </w:pPrChange>
      </w:pPr>
    </w:p>
    <w:p w14:paraId="63A5D232" w14:textId="171762A7" w:rsidR="005D7FE3" w:rsidRPr="00D522BF" w:rsidDel="00EA2EAE" w:rsidRDefault="00EA2EAE">
      <w:pPr>
        <w:rPr>
          <w:del w:id="456" w:author="Pandey,Palash" w:date="2021-03-18T03:35:00Z"/>
          <w:rFonts w:ascii="Times New Roman" w:hAnsi="Times New Roman" w:cs="Times New Roman"/>
          <w:sz w:val="24"/>
          <w:szCs w:val="24"/>
          <w:rPrChange w:id="457" w:author="Pandey,Palash" w:date="2021-03-18T03:36:00Z">
            <w:rPr>
              <w:del w:id="458" w:author="Pandey,Palash" w:date="2021-03-18T03:35:00Z"/>
            </w:rPr>
          </w:rPrChange>
        </w:rPr>
        <w:pPrChange w:id="459" w:author="Pandey,Palash" w:date="2021-03-18T03:36:00Z">
          <w:pPr>
            <w:jc w:val="both"/>
          </w:pPr>
        </w:pPrChange>
      </w:pPr>
      <w:ins w:id="460" w:author="Pandey,Palash" w:date="2021-03-18T03:35:00Z">
        <w:r w:rsidRPr="00D522BF">
          <w:rPr>
            <w:rFonts w:ascii="Times New Roman" w:hAnsi="Times New Roman" w:cs="Times New Roman"/>
            <w:sz w:val="24"/>
            <w:szCs w:val="24"/>
            <w:rPrChange w:id="461" w:author="Pandey,Palash" w:date="2021-03-18T03:36:00Z">
              <w:rPr/>
            </w:rPrChange>
          </w:rPr>
          <w:t xml:space="preserve">Wang, S., Li, H., Song, M., He, Z., Wu, T., Wang, X., … Liu, X.-S. (2020). Copy number signature analyses in prostate cancer reveal distinct etiologies and clinical outcomes. Cold Spring Harbor Laboratory. </w:t>
        </w:r>
        <w:r w:rsidRPr="00D522BF">
          <w:rPr>
            <w:rFonts w:ascii="Times New Roman" w:hAnsi="Times New Roman" w:cs="Times New Roman"/>
            <w:sz w:val="24"/>
            <w:szCs w:val="24"/>
            <w:rPrChange w:id="462" w:author="Pandey,Palash" w:date="2021-03-18T03:36:00Z">
              <w:rPr/>
            </w:rPrChange>
          </w:rPr>
          <w:fldChar w:fldCharType="begin"/>
        </w:r>
        <w:r w:rsidRPr="00D522BF">
          <w:rPr>
            <w:rFonts w:ascii="Times New Roman" w:hAnsi="Times New Roman" w:cs="Times New Roman"/>
            <w:sz w:val="24"/>
            <w:szCs w:val="24"/>
            <w:rPrChange w:id="463" w:author="Pandey,Palash" w:date="2021-03-18T03:36:00Z">
              <w:rPr/>
            </w:rPrChange>
          </w:rPr>
          <w:instrText xml:space="preserve"> HYPERLINK "https://doi.org/10.1101/2020.04.27.20082404" </w:instrText>
        </w:r>
        <w:r w:rsidRPr="00D522BF">
          <w:rPr>
            <w:rFonts w:ascii="Times New Roman" w:hAnsi="Times New Roman" w:cs="Times New Roman"/>
            <w:sz w:val="24"/>
            <w:szCs w:val="24"/>
            <w:rPrChange w:id="464" w:author="Pandey,Palash" w:date="2021-03-18T03:36:00Z">
              <w:rPr/>
            </w:rPrChange>
          </w:rPr>
          <w:fldChar w:fldCharType="separate"/>
        </w:r>
        <w:r w:rsidRPr="00D522BF">
          <w:rPr>
            <w:rStyle w:val="Hyperlink"/>
            <w:rFonts w:ascii="Times New Roman" w:hAnsi="Times New Roman" w:cs="Times New Roman"/>
            <w:sz w:val="24"/>
            <w:szCs w:val="24"/>
            <w:rPrChange w:id="465" w:author="Pandey,Palash" w:date="2021-03-18T03:36:00Z">
              <w:rPr>
                <w:rStyle w:val="Hyperlink"/>
              </w:rPr>
            </w:rPrChange>
          </w:rPr>
          <w:t>https://doi.org/10.1101/2020.04.27.20082404</w:t>
        </w:r>
        <w:r w:rsidRPr="00D522BF">
          <w:rPr>
            <w:rFonts w:ascii="Times New Roman" w:hAnsi="Times New Roman" w:cs="Times New Roman"/>
            <w:sz w:val="24"/>
            <w:szCs w:val="24"/>
            <w:rPrChange w:id="466" w:author="Pandey,Palash" w:date="2021-03-18T03:36:00Z">
              <w:rPr/>
            </w:rPrChange>
          </w:rPr>
          <w:fldChar w:fldCharType="end"/>
        </w:r>
      </w:ins>
      <w:del w:id="467" w:author="Pandey,Palash" w:date="2021-03-18T03:35:00Z">
        <w:r w:rsidR="005D7FE3" w:rsidRPr="00D522BF" w:rsidDel="00EA2EAE">
          <w:rPr>
            <w:rPrChange w:id="468" w:author="Pandey,Palash" w:date="2021-03-18T03:36:00Z">
              <w:rPr>
                <w:rStyle w:val="selectable"/>
                <w:rFonts w:ascii="Times New Roman" w:hAnsi="Times New Roman" w:cs="Times New Roman"/>
                <w:color w:val="000000"/>
                <w:sz w:val="24"/>
                <w:szCs w:val="24"/>
              </w:rPr>
            </w:rPrChange>
          </w:rPr>
          <w:delText xml:space="preserve">Wang, Shixiang, et al. “Copy number signature analyses in prostate cancer reveal distinct etiologies and clinical outcomes” medRxiv (2020) </w:delText>
        </w:r>
      </w:del>
    </w:p>
    <w:p w14:paraId="72F956D7" w14:textId="77777777" w:rsidR="00EA2EAE" w:rsidRPr="00D522BF" w:rsidRDefault="00EA2EAE">
      <w:pPr>
        <w:rPr>
          <w:ins w:id="469" w:author="Pandey,Palash" w:date="2021-03-18T03:35:00Z"/>
          <w:rPrChange w:id="470" w:author="Pandey,Palash" w:date="2021-03-18T03:36:00Z">
            <w:rPr>
              <w:ins w:id="471" w:author="Pandey,Palash" w:date="2021-03-18T03:35:00Z"/>
              <w:rStyle w:val="selectable"/>
              <w:rFonts w:ascii="Times New Roman" w:hAnsi="Times New Roman" w:cs="Times New Roman"/>
              <w:color w:val="000000"/>
              <w:sz w:val="24"/>
              <w:szCs w:val="24"/>
            </w:rPr>
          </w:rPrChange>
        </w:rPr>
        <w:pPrChange w:id="472" w:author="Pandey,Palash" w:date="2021-03-18T03:36:00Z">
          <w:pPr>
            <w:jc w:val="both"/>
          </w:pPr>
        </w:pPrChange>
      </w:pPr>
    </w:p>
    <w:p w14:paraId="5C93E2A2" w14:textId="77777777" w:rsidR="002F5813" w:rsidRDefault="00D522BF" w:rsidP="00D522BF">
      <w:pPr>
        <w:rPr>
          <w:ins w:id="473" w:author="Pandey,Palash" w:date="2021-03-18T03:37:00Z"/>
          <w:rFonts w:ascii="Times New Roman" w:hAnsi="Times New Roman" w:cs="Times New Roman"/>
          <w:sz w:val="24"/>
          <w:szCs w:val="24"/>
        </w:rPr>
      </w:pPr>
      <w:ins w:id="474" w:author="Pandey,Palash" w:date="2021-03-18T03:35:00Z">
        <w:r w:rsidRPr="00D522BF">
          <w:rPr>
            <w:rFonts w:ascii="Times New Roman" w:hAnsi="Times New Roman" w:cs="Times New Roman"/>
            <w:sz w:val="24"/>
            <w:szCs w:val="24"/>
            <w:rPrChange w:id="475" w:author="Pandey,Palash" w:date="2021-03-18T03:36:00Z">
              <w:rPr/>
            </w:rPrChange>
          </w:rPr>
          <w:t xml:space="preserve">Yoshida, K., Gowers, K. H. C., Lee-Six, H., Chandrasekharan, D. P., </w:t>
        </w:r>
        <w:proofErr w:type="spellStart"/>
        <w:r w:rsidRPr="00D522BF">
          <w:rPr>
            <w:rFonts w:ascii="Times New Roman" w:hAnsi="Times New Roman" w:cs="Times New Roman"/>
            <w:sz w:val="24"/>
            <w:szCs w:val="24"/>
            <w:rPrChange w:id="476" w:author="Pandey,Palash" w:date="2021-03-18T03:36:00Z">
              <w:rPr/>
            </w:rPrChange>
          </w:rPr>
          <w:t>Coorens</w:t>
        </w:r>
        <w:proofErr w:type="spellEnd"/>
        <w:r w:rsidRPr="00D522BF">
          <w:rPr>
            <w:rFonts w:ascii="Times New Roman" w:hAnsi="Times New Roman" w:cs="Times New Roman"/>
            <w:sz w:val="24"/>
            <w:szCs w:val="24"/>
            <w:rPrChange w:id="477" w:author="Pandey,Palash" w:date="2021-03-18T03:36:00Z">
              <w:rPr/>
            </w:rPrChange>
          </w:rPr>
          <w:t xml:space="preserve">, T., Maughan, E. F., … Campbell, P. J. (2020). Tobacco smoking and somatic mutations in human bronchial epithelium. Nature, 578(7794), 266–272.https://doi.org/10.1038/s41586-020-1961-1 </w:t>
        </w:r>
      </w:ins>
    </w:p>
    <w:p w14:paraId="7A2E9DDF" w14:textId="77777777" w:rsidR="002F5813" w:rsidRDefault="002F5813">
      <w:pPr>
        <w:rPr>
          <w:ins w:id="478" w:author="Pandey,Palash" w:date="2021-03-18T03:37:00Z"/>
          <w:rFonts w:ascii="Times New Roman" w:hAnsi="Times New Roman" w:cs="Times New Roman"/>
          <w:sz w:val="24"/>
          <w:szCs w:val="24"/>
        </w:rPr>
      </w:pPr>
      <w:ins w:id="479" w:author="Pandey,Palash" w:date="2021-03-18T03:37:00Z">
        <w:r>
          <w:rPr>
            <w:rFonts w:ascii="Times New Roman" w:hAnsi="Times New Roman" w:cs="Times New Roman"/>
            <w:sz w:val="24"/>
            <w:szCs w:val="24"/>
          </w:rPr>
          <w:br w:type="page"/>
        </w:r>
      </w:ins>
    </w:p>
    <w:p w14:paraId="040CD449" w14:textId="306A543E" w:rsidR="004A4986" w:rsidRPr="00D522BF" w:rsidDel="00D522BF" w:rsidRDefault="004A4986">
      <w:pPr>
        <w:rPr>
          <w:del w:id="480" w:author="Pandey,Palash" w:date="2021-03-18T03:35:00Z"/>
          <w:rFonts w:ascii="Times New Roman" w:hAnsi="Times New Roman" w:cs="Times New Roman"/>
          <w:sz w:val="24"/>
          <w:szCs w:val="24"/>
          <w:rPrChange w:id="481" w:author="Pandey,Palash" w:date="2021-03-18T03:36:00Z">
            <w:rPr>
              <w:del w:id="482" w:author="Pandey,Palash" w:date="2021-03-18T03:35:00Z"/>
            </w:rPr>
          </w:rPrChange>
        </w:rPr>
        <w:pPrChange w:id="483" w:author="Pandey,Palash" w:date="2021-03-18T03:36:00Z">
          <w:pPr>
            <w:jc w:val="both"/>
          </w:pPr>
        </w:pPrChange>
      </w:pPr>
      <w:del w:id="484" w:author="Pandey,Palash" w:date="2021-03-18T03:35:00Z">
        <w:r w:rsidRPr="00D522BF" w:rsidDel="00D522BF">
          <w:rPr>
            <w:rPrChange w:id="485" w:author="Pandey,Palash" w:date="2021-03-18T03:36:00Z">
              <w:rPr>
                <w:rStyle w:val="selectable"/>
                <w:rFonts w:ascii="Times New Roman" w:hAnsi="Times New Roman" w:cs="Times New Roman"/>
                <w:color w:val="000000"/>
                <w:sz w:val="24"/>
                <w:szCs w:val="24"/>
              </w:rPr>
            </w:rPrChange>
          </w:rPr>
          <w:lastRenderedPageBreak/>
          <w:delText>Yoshida, K. et al. Tobacco smoking and somatic mutations in human bronchial epithelium. Nature 578, 266–272, doi: 10.1038/s41586-020-1961-1 (2020).</w:delText>
        </w:r>
      </w:del>
    </w:p>
    <w:p w14:paraId="20090544" w14:textId="12C771FE" w:rsidR="00194345" w:rsidRPr="001D6FB4" w:rsidRDefault="00063CFE">
      <w:pPr>
        <w:rPr>
          <w:color w:val="000000"/>
          <w:sz w:val="24"/>
          <w:szCs w:val="24"/>
        </w:rPr>
        <w:pPrChange w:id="486" w:author="Pandey,Palash" w:date="2021-03-18T03:36:00Z">
          <w:pPr>
            <w:jc w:val="both"/>
          </w:pPr>
        </w:pPrChange>
      </w:pPr>
      <w:r w:rsidRPr="00D522BF">
        <w:rPr>
          <w:rFonts w:ascii="Times New Roman" w:hAnsi="Times New Roman" w:cs="Times New Roman"/>
          <w:noProof/>
          <w:sz w:val="24"/>
          <w:szCs w:val="24"/>
          <w:rPrChange w:id="487" w:author="Pandey,Palash" w:date="2021-03-18T03:36:00Z">
            <w:rPr>
              <w:noProof/>
              <w:sz w:val="16"/>
              <w:szCs w:val="16"/>
            </w:rPr>
          </w:rPrChange>
        </w:rPr>
        <w:drawing>
          <wp:inline distT="0" distB="0" distL="0" distR="0" wp14:anchorId="086CE090" wp14:editId="622F5C03">
            <wp:extent cx="5943600" cy="49022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943600" cy="4902200"/>
                    </a:xfrm>
                    <a:prstGeom prst="rect">
                      <a:avLst/>
                    </a:prstGeom>
                  </pic:spPr>
                </pic:pic>
              </a:graphicData>
            </a:graphic>
          </wp:inline>
        </w:drawing>
      </w:r>
      <w:commentRangeStart w:id="488"/>
      <w:commentRangeEnd w:id="488"/>
      <w:r w:rsidR="008C42E2">
        <w:rPr>
          <w:rStyle w:val="CommentReference"/>
        </w:rPr>
        <w:commentReference w:id="488"/>
      </w:r>
      <w:r w:rsidR="00DD0B9F">
        <w:rPr>
          <w:color w:val="000000"/>
          <w:sz w:val="24"/>
          <w:szCs w:val="24"/>
        </w:rPr>
        <w:tab/>
      </w:r>
    </w:p>
    <w:p w14:paraId="64908632" w14:textId="6DA4422C" w:rsidR="00C43F02" w:rsidRPr="0078707B" w:rsidRDefault="00C43F02" w:rsidP="00882C7B">
      <w:pPr>
        <w:jc w:val="both"/>
        <w:rPr>
          <w:rFonts w:ascii="Times New Roman" w:eastAsia="Times New Roman" w:hAnsi="Times New Roman" w:cs="Times New Roman"/>
          <w:strike/>
          <w:sz w:val="24"/>
          <w:szCs w:val="24"/>
          <w:rPrChange w:id="489" w:author="Sanjeevani Arora" w:date="2021-03-16T12:42:00Z">
            <w:rPr>
              <w:rFonts w:ascii="Times New Roman" w:hAnsi="Times New Roman" w:cs="Times New Roman"/>
              <w:sz w:val="24"/>
              <w:szCs w:val="24"/>
            </w:rPr>
          </w:rPrChange>
        </w:rPr>
      </w:pPr>
      <w:r w:rsidRPr="00882C7B">
        <w:rPr>
          <w:rFonts w:ascii="Times New Roman" w:hAnsi="Times New Roman" w:cs="Times New Roman"/>
          <w:b/>
          <w:bCs/>
          <w:sz w:val="24"/>
          <w:szCs w:val="24"/>
        </w:rPr>
        <w:t xml:space="preserve">Figure 1. </w:t>
      </w:r>
      <w:r w:rsidR="00A653D1" w:rsidRPr="00882C7B">
        <w:rPr>
          <w:rFonts w:ascii="Times New Roman" w:hAnsi="Times New Roman" w:cs="Times New Roman"/>
          <w:b/>
          <w:bCs/>
          <w:sz w:val="24"/>
          <w:szCs w:val="24"/>
        </w:rPr>
        <w:t xml:space="preserve">Workflow and results for </w:t>
      </w:r>
      <w:proofErr w:type="spellStart"/>
      <w:r w:rsidR="00A653D1" w:rsidRPr="00882C7B">
        <w:rPr>
          <w:rFonts w:ascii="Times New Roman" w:hAnsi="Times New Roman" w:cs="Times New Roman"/>
          <w:b/>
          <w:bCs/>
          <w:sz w:val="24"/>
          <w:szCs w:val="24"/>
        </w:rPr>
        <w:t>metaMutatio</w:t>
      </w:r>
      <w:r w:rsidR="00A653D1" w:rsidRPr="009E2592">
        <w:rPr>
          <w:rFonts w:ascii="Times New Roman" w:hAnsi="Times New Roman" w:cs="Times New Roman"/>
          <w:b/>
          <w:bCs/>
          <w:sz w:val="24"/>
          <w:szCs w:val="24"/>
        </w:rPr>
        <w:t>nalSig</w:t>
      </w:r>
      <w:r w:rsidR="00BC3AD7" w:rsidRPr="006F7562">
        <w:rPr>
          <w:rFonts w:ascii="Times New Roman" w:hAnsi="Times New Roman" w:cs="Times New Roman"/>
          <w:b/>
          <w:bCs/>
          <w:sz w:val="24"/>
          <w:szCs w:val="24"/>
        </w:rPr>
        <w:softHyphen/>
      </w:r>
      <w:r w:rsidR="00A653D1" w:rsidRPr="006F7562">
        <w:rPr>
          <w:rFonts w:ascii="Times New Roman" w:hAnsi="Times New Roman" w:cs="Times New Roman"/>
          <w:b/>
          <w:bCs/>
          <w:sz w:val="24"/>
          <w:szCs w:val="24"/>
        </w:rPr>
        <w:t>s</w:t>
      </w:r>
      <w:proofErr w:type="spellEnd"/>
      <w:r w:rsidRPr="006F7562">
        <w:rPr>
          <w:rFonts w:ascii="Times New Roman" w:hAnsi="Times New Roman" w:cs="Times New Roman"/>
          <w:b/>
          <w:bCs/>
          <w:sz w:val="24"/>
          <w:szCs w:val="24"/>
        </w:rPr>
        <w:t xml:space="preserve">. </w:t>
      </w:r>
      <w:r w:rsidRPr="00882C7B">
        <w:rPr>
          <w:rFonts w:ascii="Times New Roman" w:hAnsi="Times New Roman" w:cs="Times New Roman"/>
          <w:b/>
          <w:bCs/>
          <w:sz w:val="24"/>
          <w:szCs w:val="24"/>
          <w:rPrChange w:id="490" w:author="Sanjeevani Arora" w:date="2021-03-16T12:25:00Z">
            <w:rPr>
              <w:rFonts w:ascii="Times New Roman" w:hAnsi="Times New Roman" w:cs="Times New Roman"/>
              <w:sz w:val="24"/>
              <w:szCs w:val="24"/>
            </w:rPr>
          </w:rPrChange>
        </w:rPr>
        <w:t>A</w:t>
      </w:r>
      <w:r w:rsidRPr="00882C7B">
        <w:rPr>
          <w:rFonts w:ascii="Times New Roman" w:hAnsi="Times New Roman" w:cs="Times New Roman"/>
          <w:sz w:val="24"/>
          <w:szCs w:val="24"/>
        </w:rPr>
        <w:t xml:space="preserve">) </w:t>
      </w:r>
      <w:r w:rsidR="008C42E2" w:rsidRPr="00882C7B">
        <w:rPr>
          <w:rFonts w:ascii="Times New Roman" w:hAnsi="Times New Roman" w:cs="Times New Roman"/>
          <w:sz w:val="24"/>
          <w:szCs w:val="24"/>
        </w:rPr>
        <w:t xml:space="preserve">The </w:t>
      </w:r>
      <w:ins w:id="491" w:author="Sanjeevani Arora" w:date="2021-03-16T12:36:00Z">
        <w:r w:rsidR="006F7562">
          <w:rPr>
            <w:rFonts w:ascii="Times New Roman" w:hAnsi="Times New Roman" w:cs="Times New Roman"/>
            <w:sz w:val="24"/>
            <w:szCs w:val="24"/>
          </w:rPr>
          <w:t>w</w:t>
        </w:r>
      </w:ins>
      <w:del w:id="492" w:author="Sanjeevani Arora" w:date="2021-03-16T12:36:00Z">
        <w:r w:rsidRPr="009E2592" w:rsidDel="006F7562">
          <w:rPr>
            <w:rFonts w:ascii="Times New Roman" w:hAnsi="Times New Roman" w:cs="Times New Roman"/>
            <w:sz w:val="24"/>
            <w:szCs w:val="24"/>
          </w:rPr>
          <w:delText>W</w:delText>
        </w:r>
      </w:del>
      <w:r w:rsidRPr="009E2592">
        <w:rPr>
          <w:rFonts w:ascii="Times New Roman" w:hAnsi="Times New Roman" w:cs="Times New Roman"/>
          <w:sz w:val="24"/>
          <w:szCs w:val="24"/>
        </w:rPr>
        <w:t>orkflow for mutational signature analysis</w:t>
      </w:r>
      <w:r w:rsidR="008C42E2" w:rsidRPr="00882C7B">
        <w:rPr>
          <w:rFonts w:ascii="Times New Roman" w:hAnsi="Times New Roman" w:cs="Times New Roman"/>
          <w:sz w:val="24"/>
          <w:szCs w:val="24"/>
        </w:rPr>
        <w:t>, starting with a BAM file of a sequenced genome or exome and followed by variant calling, filtering, and annotation</w:t>
      </w:r>
      <w:r w:rsidRPr="00882C7B">
        <w:rPr>
          <w:rFonts w:ascii="Times New Roman" w:hAnsi="Times New Roman" w:cs="Times New Roman"/>
          <w:sz w:val="24"/>
          <w:szCs w:val="24"/>
        </w:rPr>
        <w:t>. Our tool</w:t>
      </w:r>
      <w:ins w:id="493"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MetaMutationalSigs</w:t>
      </w:r>
      <w:ins w:id="494" w:author="Sanjeevani Arora" w:date="2021-03-16T12:36:00Z">
        <w:r w:rsidR="006F7562">
          <w:rPr>
            <w:rFonts w:ascii="Times New Roman" w:hAnsi="Times New Roman" w:cs="Times New Roman"/>
            <w:sz w:val="24"/>
            <w:szCs w:val="24"/>
          </w:rPr>
          <w:t>,</w:t>
        </w:r>
      </w:ins>
      <w:r w:rsidRPr="006F7562">
        <w:rPr>
          <w:rFonts w:ascii="Times New Roman" w:hAnsi="Times New Roman" w:cs="Times New Roman"/>
          <w:sz w:val="24"/>
          <w:szCs w:val="24"/>
        </w:rPr>
        <w:t xml:space="preserve"> </w:t>
      </w:r>
      <w:r w:rsidR="008C42E2" w:rsidRPr="006F7562">
        <w:rPr>
          <w:rFonts w:ascii="Times New Roman" w:hAnsi="Times New Roman" w:cs="Times New Roman"/>
          <w:sz w:val="24"/>
          <w:szCs w:val="24"/>
        </w:rPr>
        <w:t xml:space="preserve">analyzes signatures found </w:t>
      </w:r>
      <w:r w:rsidR="00742289" w:rsidRPr="006F7562">
        <w:rPr>
          <w:rFonts w:ascii="Times New Roman" w:hAnsi="Times New Roman" w:cs="Times New Roman"/>
          <w:sz w:val="24"/>
          <w:szCs w:val="24"/>
        </w:rPr>
        <w:t xml:space="preserve">in a </w:t>
      </w:r>
      <w:commentRangeStart w:id="495"/>
      <w:del w:id="496" w:author="Sanjeevani Arora" w:date="2021-03-16T12:37:00Z">
        <w:r w:rsidR="00742289" w:rsidRPr="00882C7B" w:rsidDel="006F7562">
          <w:rPr>
            <w:rFonts w:ascii="Times New Roman" w:hAnsi="Times New Roman" w:cs="Times New Roman"/>
            <w:sz w:val="24"/>
            <w:szCs w:val="24"/>
          </w:rPr>
          <w:delText>variant calling file</w:delText>
        </w:r>
      </w:del>
      <w:ins w:id="497" w:author="Sanjeevani Arora" w:date="2021-03-16T12:37:00Z">
        <w:r w:rsidR="006F7562">
          <w:rPr>
            <w:rFonts w:ascii="Times New Roman" w:hAnsi="Times New Roman" w:cs="Times New Roman"/>
            <w:sz w:val="24"/>
            <w:szCs w:val="24"/>
          </w:rPr>
          <w:t>VCF</w:t>
        </w:r>
        <w:commentRangeEnd w:id="495"/>
        <w:r w:rsidR="006F7562">
          <w:rPr>
            <w:rStyle w:val="CommentReference"/>
          </w:rPr>
          <w:commentReference w:id="495"/>
        </w:r>
      </w:ins>
      <w:r w:rsidR="008C42E2" w:rsidRPr="006F7562">
        <w:rPr>
          <w:rFonts w:ascii="Times New Roman" w:hAnsi="Times New Roman" w:cs="Times New Roman"/>
          <w:sz w:val="24"/>
          <w:szCs w:val="24"/>
        </w:rPr>
        <w:t>.</w:t>
      </w:r>
      <w:r w:rsidRPr="006F7562">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498" w:author="Sanjeevani Arora" w:date="2021-03-16T12:25:00Z">
            <w:rPr>
              <w:rFonts w:ascii="Times New Roman" w:hAnsi="Times New Roman" w:cs="Times New Roman"/>
              <w:sz w:val="24"/>
              <w:szCs w:val="24"/>
            </w:rPr>
          </w:rPrChange>
        </w:rPr>
        <w:t>B</w:t>
      </w:r>
      <w:r w:rsidRPr="00882C7B">
        <w:rPr>
          <w:rFonts w:ascii="Times New Roman" w:hAnsi="Times New Roman" w:cs="Times New Roman"/>
          <w:sz w:val="24"/>
          <w:szCs w:val="24"/>
        </w:rPr>
        <w:t xml:space="preserve">) </w:t>
      </w:r>
      <w:del w:id="499" w:author="Sanjeevani Arora" w:date="2021-03-16T12:39:00Z">
        <w:r w:rsidR="00143A45" w:rsidRPr="00882C7B" w:rsidDel="0079740F">
          <w:rPr>
            <w:rFonts w:ascii="Times New Roman" w:hAnsi="Times New Roman" w:cs="Times New Roman"/>
            <w:sz w:val="24"/>
            <w:szCs w:val="24"/>
          </w:rPr>
          <w:delText>R</w:delText>
        </w:r>
        <w:r w:rsidRPr="00942E12" w:rsidDel="0079740F">
          <w:rPr>
            <w:rFonts w:ascii="Times New Roman" w:hAnsi="Times New Roman" w:cs="Times New Roman"/>
            <w:sz w:val="24"/>
            <w:szCs w:val="24"/>
          </w:rPr>
          <w:delText xml:space="preserve">econstruction error </w:delText>
        </w:r>
        <w:r w:rsidR="00143A45" w:rsidRPr="00942E12" w:rsidDel="0079740F">
          <w:rPr>
            <w:rFonts w:ascii="Times New Roman" w:hAnsi="Times New Roman" w:cs="Times New Roman"/>
            <w:sz w:val="24"/>
            <w:szCs w:val="24"/>
          </w:rPr>
          <w:delText>(</w:delText>
        </w:r>
      </w:del>
      <w:r w:rsidR="00143A45" w:rsidRPr="00942E12">
        <w:rPr>
          <w:rFonts w:ascii="Times New Roman" w:hAnsi="Times New Roman" w:cs="Times New Roman"/>
          <w:sz w:val="24"/>
          <w:szCs w:val="24"/>
        </w:rPr>
        <w:t>RMSE</w:t>
      </w:r>
      <w:del w:id="500" w:author="Sanjeevani Arora" w:date="2021-03-16T12:39:00Z">
        <w:r w:rsidR="00143A45" w:rsidRPr="00942E12" w:rsidDel="0079740F">
          <w:rPr>
            <w:rFonts w:ascii="Times New Roman" w:hAnsi="Times New Roman" w:cs="Times New Roman"/>
            <w:sz w:val="24"/>
            <w:szCs w:val="24"/>
          </w:rPr>
          <w:delText>)</w:delText>
        </w:r>
      </w:del>
      <w:del w:id="501" w:author="Sanjeevani Arora" w:date="2021-03-16T12:30:00Z">
        <w:r w:rsidR="00143A45" w:rsidRPr="00942E12" w:rsidDel="00942E12">
          <w:rPr>
            <w:rFonts w:ascii="Times New Roman" w:hAnsi="Times New Roman" w:cs="Times New Roman"/>
            <w:sz w:val="24"/>
            <w:szCs w:val="24"/>
          </w:rPr>
          <w:delText xml:space="preserve"> </w:delText>
        </w:r>
        <w:r w:rsidRPr="00942E12" w:rsidDel="00942E12">
          <w:rPr>
            <w:rFonts w:ascii="Times New Roman" w:hAnsi="Times New Roman" w:cs="Times New Roman"/>
            <w:sz w:val="24"/>
            <w:szCs w:val="24"/>
          </w:rPr>
          <w:delText>u</w:delText>
        </w:r>
        <w:r w:rsidRPr="00882C7B" w:rsidDel="00942E12">
          <w:rPr>
            <w:rFonts w:ascii="Times New Roman" w:hAnsi="Times New Roman" w:cs="Times New Roman"/>
            <w:sz w:val="24"/>
            <w:szCs w:val="24"/>
          </w:rPr>
          <w:delText>sing</w:delText>
        </w:r>
      </w:del>
      <w:r w:rsidRPr="00882C7B">
        <w:rPr>
          <w:rFonts w:ascii="Times New Roman" w:hAnsi="Times New Roman" w:cs="Times New Roman"/>
          <w:sz w:val="24"/>
          <w:szCs w:val="24"/>
        </w:rPr>
        <w:t xml:space="preserve"> for each tool and reference signatures</w:t>
      </w:r>
      <w:r w:rsidR="00143A45" w:rsidRPr="00882C7B">
        <w:rPr>
          <w:rFonts w:ascii="Times New Roman" w:hAnsi="Times New Roman" w:cs="Times New Roman"/>
          <w:sz w:val="24"/>
          <w:szCs w:val="24"/>
        </w:rPr>
        <w:t xml:space="preserve"> </w:t>
      </w:r>
      <w:r w:rsidR="00B63B8F" w:rsidRPr="00882C7B">
        <w:rPr>
          <w:rFonts w:ascii="Times New Roman" w:hAnsi="Times New Roman" w:cs="Times New Roman"/>
          <w:sz w:val="24"/>
          <w:szCs w:val="24"/>
        </w:rPr>
        <w:t>(lower values are better)</w:t>
      </w:r>
      <w:r w:rsidR="00211BD9" w:rsidRPr="00882C7B">
        <w:rPr>
          <w:rFonts w:ascii="Times New Roman" w:hAnsi="Times New Roman" w:cs="Times New Roman"/>
          <w:sz w:val="24"/>
          <w:szCs w:val="24"/>
        </w:rPr>
        <w:t xml:space="preserve"> for SBS and IDs (no tool predicted DBS</w:t>
      </w:r>
      <w:ins w:id="502" w:author="Sanjeevani Arora" w:date="2021-03-16T12:37:00Z">
        <w:r w:rsidR="009E3B1C">
          <w:rPr>
            <w:rFonts w:ascii="Times New Roman" w:hAnsi="Times New Roman" w:cs="Times New Roman"/>
            <w:sz w:val="24"/>
            <w:szCs w:val="24"/>
          </w:rPr>
          <w:t xml:space="preserve"> for the samples used</w:t>
        </w:r>
      </w:ins>
      <w:del w:id="503" w:author="Sanjeevani Arora" w:date="2021-03-16T12:03:00Z">
        <w:r w:rsidR="00211BD9" w:rsidRPr="00882C7B" w:rsidDel="0034083C">
          <w:rPr>
            <w:rFonts w:ascii="Times New Roman" w:hAnsi="Times New Roman" w:cs="Times New Roman"/>
            <w:sz w:val="24"/>
            <w:szCs w:val="24"/>
          </w:rPr>
          <w:delText xml:space="preserve">);  </w:delText>
        </w:r>
        <w:r w:rsidR="00B63B8F" w:rsidRPr="00882C7B" w:rsidDel="0034083C">
          <w:rPr>
            <w:rFonts w:ascii="Times New Roman" w:hAnsi="Times New Roman" w:cs="Times New Roman"/>
            <w:sz w:val="24"/>
            <w:szCs w:val="24"/>
          </w:rPr>
          <w:delText>while</w:delText>
        </w:r>
      </w:del>
      <w:ins w:id="504" w:author="Sanjeevani Arora" w:date="2021-03-16T12:03:00Z">
        <w:r w:rsidR="0034083C" w:rsidRPr="00882C7B">
          <w:rPr>
            <w:rFonts w:ascii="Times New Roman" w:hAnsi="Times New Roman" w:cs="Times New Roman"/>
            <w:sz w:val="24"/>
            <w:szCs w:val="24"/>
          </w:rPr>
          <w:t>)</w:t>
        </w:r>
      </w:ins>
      <w:ins w:id="505" w:author="Sanjeevani Arora" w:date="2021-03-16T12:37:00Z">
        <w:r w:rsidR="009E3B1C">
          <w:rPr>
            <w:rFonts w:ascii="Times New Roman" w:hAnsi="Times New Roman" w:cs="Times New Roman"/>
            <w:sz w:val="24"/>
            <w:szCs w:val="24"/>
          </w:rPr>
          <w:t>. W</w:t>
        </w:r>
      </w:ins>
      <w:ins w:id="506" w:author="Sanjeevani Arora" w:date="2021-03-16T12:03:00Z">
        <w:r w:rsidR="0034083C" w:rsidRPr="009E3B1C">
          <w:rPr>
            <w:rFonts w:ascii="Times New Roman" w:hAnsi="Times New Roman" w:cs="Times New Roman"/>
            <w:sz w:val="24"/>
            <w:szCs w:val="24"/>
          </w:rPr>
          <w:t>hile</w:t>
        </w:r>
      </w:ins>
      <w:r w:rsidR="00B63B8F" w:rsidRPr="009E3B1C">
        <w:rPr>
          <w:rFonts w:ascii="Times New Roman" w:hAnsi="Times New Roman" w:cs="Times New Roman"/>
          <w:sz w:val="24"/>
          <w:szCs w:val="24"/>
        </w:rPr>
        <w:t xml:space="preserve"> RMSE does not change for </w:t>
      </w:r>
      <w:commentRangeStart w:id="507"/>
      <w:proofErr w:type="spellStart"/>
      <w:r w:rsidR="00B63B8F" w:rsidRPr="0079740F">
        <w:rPr>
          <w:rFonts w:ascii="Times New Roman" w:hAnsi="Times New Roman" w:cs="Times New Roman"/>
          <w:sz w:val="24"/>
          <w:szCs w:val="24"/>
        </w:rPr>
        <w:t>d</w:t>
      </w:r>
      <w:commentRangeEnd w:id="507"/>
      <w:r w:rsidR="00825421">
        <w:rPr>
          <w:rStyle w:val="CommentReference"/>
        </w:rPr>
        <w:commentReference w:id="507"/>
      </w:r>
      <w:r w:rsidR="00B63B8F" w:rsidRPr="0079740F">
        <w:rPr>
          <w:rFonts w:ascii="Times New Roman" w:hAnsi="Times New Roman" w:cs="Times New Roman"/>
          <w:sz w:val="24"/>
          <w:szCs w:val="24"/>
        </w:rPr>
        <w:t>econstructSigs</w:t>
      </w:r>
      <w:proofErr w:type="spellEnd"/>
      <w:r w:rsidR="00211BD9" w:rsidRPr="0078707B">
        <w:rPr>
          <w:rFonts w:ascii="Times New Roman" w:hAnsi="Times New Roman" w:cs="Times New Roman"/>
          <w:sz w:val="24"/>
          <w:szCs w:val="24"/>
        </w:rPr>
        <w:t xml:space="preserve"> </w:t>
      </w:r>
      <w:ins w:id="508" w:author="Sanjeevani Arora" w:date="2021-03-16T12:20:00Z">
        <w:r w:rsidR="00155D4B" w:rsidRPr="00825421">
          <w:rPr>
            <w:rFonts w:ascii="Times New Roman" w:hAnsi="Times New Roman" w:cs="Times New Roman"/>
            <w:sz w:val="24"/>
            <w:szCs w:val="24"/>
          </w:rPr>
          <w:t xml:space="preserve">and </w:t>
        </w:r>
      </w:ins>
      <w:del w:id="509" w:author="Sanjeevani Arora" w:date="2021-03-16T12:20:00Z">
        <w:r w:rsidR="00211BD9" w:rsidRPr="00882C7B" w:rsidDel="00155D4B">
          <w:rPr>
            <w:rFonts w:ascii="Times New Roman" w:hAnsi="Times New Roman" w:cs="Times New Roman"/>
            <w:sz w:val="24"/>
            <w:szCs w:val="24"/>
          </w:rPr>
          <w:delText xml:space="preserve">or </w:delText>
        </w:r>
      </w:del>
      <w:proofErr w:type="spellStart"/>
      <w:r w:rsidR="00211BD9" w:rsidRPr="00882C7B">
        <w:rPr>
          <w:rFonts w:ascii="Times New Roman" w:hAnsi="Times New Roman" w:cs="Times New Roman"/>
          <w:sz w:val="24"/>
          <w:szCs w:val="24"/>
        </w:rPr>
        <w:t>Sigfit</w:t>
      </w:r>
      <w:proofErr w:type="spellEnd"/>
      <w:r w:rsidR="00B63B8F" w:rsidRPr="00882C7B">
        <w:rPr>
          <w:rFonts w:ascii="Times New Roman" w:hAnsi="Times New Roman" w:cs="Times New Roman"/>
          <w:sz w:val="24"/>
          <w:szCs w:val="24"/>
        </w:rPr>
        <w:t xml:space="preserve">, </w:t>
      </w:r>
      <w:ins w:id="510" w:author="Sanjeevani Arora" w:date="2021-03-16T12:14:00Z">
        <w:r w:rsidR="004307CF" w:rsidRPr="00882C7B">
          <w:rPr>
            <w:rFonts w:ascii="Times New Roman" w:hAnsi="Times New Roman" w:cs="Times New Roman"/>
            <w:sz w:val="24"/>
            <w:szCs w:val="24"/>
          </w:rPr>
          <w:t xml:space="preserve">the RMSE significantly drops for </w:t>
        </w:r>
      </w:ins>
      <w:commentRangeStart w:id="511"/>
      <w:proofErr w:type="spellStart"/>
      <w:r w:rsidR="00211BD9" w:rsidRPr="00882C7B">
        <w:rPr>
          <w:rFonts w:ascii="Times New Roman" w:hAnsi="Times New Roman" w:cs="Times New Roman"/>
          <w:sz w:val="24"/>
          <w:szCs w:val="24"/>
        </w:rPr>
        <w:t>m</w:t>
      </w:r>
      <w:commentRangeEnd w:id="511"/>
      <w:r w:rsidR="00825421">
        <w:rPr>
          <w:rStyle w:val="CommentReference"/>
        </w:rPr>
        <w:commentReference w:id="511"/>
      </w:r>
      <w:r w:rsidR="00211BD9" w:rsidRPr="00825421">
        <w:rPr>
          <w:rFonts w:ascii="Times New Roman" w:hAnsi="Times New Roman" w:cs="Times New Roman"/>
          <w:sz w:val="24"/>
          <w:szCs w:val="24"/>
        </w:rPr>
        <w:t>utationalPatterns</w:t>
      </w:r>
      <w:proofErr w:type="spellEnd"/>
      <w:r w:rsidR="00211BD9" w:rsidRPr="00825421">
        <w:rPr>
          <w:rFonts w:ascii="Times New Roman" w:hAnsi="Times New Roman" w:cs="Times New Roman"/>
          <w:sz w:val="24"/>
          <w:szCs w:val="24"/>
        </w:rPr>
        <w:t xml:space="preserve"> and </w:t>
      </w:r>
      <w:proofErr w:type="spellStart"/>
      <w:r w:rsidR="00B63B8F" w:rsidRPr="00825421">
        <w:rPr>
          <w:rFonts w:ascii="Times New Roman" w:hAnsi="Times New Roman" w:cs="Times New Roman"/>
          <w:sz w:val="24"/>
          <w:szCs w:val="24"/>
        </w:rPr>
        <w:t>Sigflow</w:t>
      </w:r>
      <w:proofErr w:type="spellEnd"/>
      <w:r w:rsidR="00B63B8F" w:rsidRPr="00825421">
        <w:rPr>
          <w:rFonts w:ascii="Times New Roman" w:hAnsi="Times New Roman" w:cs="Times New Roman"/>
          <w:sz w:val="24"/>
          <w:szCs w:val="24"/>
        </w:rPr>
        <w:t xml:space="preserve"> </w:t>
      </w:r>
      <w:del w:id="512" w:author="Sanjeevani Arora" w:date="2021-03-16T12:14:00Z">
        <w:r w:rsidR="00B63B8F" w:rsidRPr="00882C7B" w:rsidDel="004307CF">
          <w:rPr>
            <w:rFonts w:ascii="Times New Roman" w:hAnsi="Times New Roman" w:cs="Times New Roman"/>
            <w:sz w:val="24"/>
            <w:szCs w:val="24"/>
          </w:rPr>
          <w:delText xml:space="preserve">RMSE significantly drops </w:delText>
        </w:r>
      </w:del>
      <w:r w:rsidR="00B63B8F" w:rsidRPr="00882C7B">
        <w:rPr>
          <w:rFonts w:ascii="Times New Roman" w:hAnsi="Times New Roman" w:cs="Times New Roman"/>
          <w:sz w:val="24"/>
          <w:szCs w:val="24"/>
        </w:rPr>
        <w:t>with COSMIC v3</w:t>
      </w:r>
      <w:r w:rsidRPr="00882C7B">
        <w:rPr>
          <w:rFonts w:ascii="Times New Roman" w:hAnsi="Times New Roman" w:cs="Times New Roman"/>
          <w:sz w:val="24"/>
          <w:szCs w:val="24"/>
        </w:rPr>
        <w:t xml:space="preserve">. </w:t>
      </w:r>
      <w:r w:rsidR="00935ACE" w:rsidRPr="00882C7B">
        <w:rPr>
          <w:rFonts w:ascii="Times New Roman" w:hAnsi="Times New Roman" w:cs="Times New Roman"/>
          <w:b/>
          <w:bCs/>
          <w:sz w:val="24"/>
          <w:szCs w:val="24"/>
          <w:rPrChange w:id="513" w:author="Sanjeevani Arora" w:date="2021-03-16T12:25:00Z">
            <w:rPr>
              <w:rFonts w:ascii="Times New Roman" w:hAnsi="Times New Roman" w:cs="Times New Roman"/>
              <w:sz w:val="24"/>
              <w:szCs w:val="24"/>
            </w:rPr>
          </w:rPrChange>
        </w:rPr>
        <w:t>C</w:t>
      </w:r>
      <w:r w:rsidR="00935ACE" w:rsidRPr="00882C7B">
        <w:rPr>
          <w:rFonts w:ascii="Times New Roman" w:hAnsi="Times New Roman" w:cs="Times New Roman"/>
          <w:sz w:val="24"/>
          <w:szCs w:val="24"/>
        </w:rPr>
        <w:t>) Heatmap of E</w:t>
      </w:r>
      <w:r w:rsidR="00935ACE" w:rsidRPr="00942E12">
        <w:rPr>
          <w:rFonts w:ascii="Times New Roman" w:hAnsi="Times New Roman" w:cs="Times New Roman"/>
          <w:sz w:val="24"/>
          <w:szCs w:val="24"/>
        </w:rPr>
        <w:t xml:space="preserve">uclidean distance between the </w:t>
      </w:r>
      <w:r w:rsidR="00935ACE" w:rsidRPr="006F7562">
        <w:rPr>
          <w:rFonts w:ascii="Times New Roman" w:hAnsi="Times New Roman" w:cs="Times New Roman"/>
          <w:sz w:val="24"/>
          <w:szCs w:val="24"/>
        </w:rPr>
        <w:t xml:space="preserve">predicted contributions of COSMIC v3 </w:t>
      </w:r>
      <w:del w:id="514" w:author="Sanjeevani Arora" w:date="2021-03-16T12:03:00Z">
        <w:r w:rsidR="00935ACE" w:rsidRPr="00882C7B" w:rsidDel="0034083C">
          <w:rPr>
            <w:rFonts w:ascii="Times New Roman" w:hAnsi="Times New Roman" w:cs="Times New Roman"/>
            <w:sz w:val="24"/>
            <w:szCs w:val="24"/>
          </w:rPr>
          <w:delText>SBS  vs.</w:delText>
        </w:r>
      </w:del>
      <w:ins w:id="515" w:author="Sanjeevani Arora" w:date="2021-03-16T12:03:00Z">
        <w:r w:rsidR="0034083C" w:rsidRPr="00882C7B">
          <w:rPr>
            <w:rFonts w:ascii="Times New Roman" w:hAnsi="Times New Roman" w:cs="Times New Roman"/>
            <w:sz w:val="24"/>
            <w:szCs w:val="24"/>
          </w:rPr>
          <w:t>SBS vs.</w:t>
        </w:r>
      </w:ins>
      <w:r w:rsidR="00935ACE" w:rsidRPr="00882C7B">
        <w:rPr>
          <w:rFonts w:ascii="Times New Roman" w:hAnsi="Times New Roman" w:cs="Times New Roman"/>
          <w:sz w:val="24"/>
          <w:szCs w:val="24"/>
        </w:rPr>
        <w:t xml:space="preserve"> COSMIC legacy SBS signatures by different tools for </w:t>
      </w:r>
      <w:ins w:id="516" w:author="Sanjeevani Arora" w:date="2021-03-16T12:14:00Z">
        <w:r w:rsidR="000A6B02" w:rsidRPr="00882C7B">
          <w:rPr>
            <w:rFonts w:ascii="Times New Roman" w:hAnsi="Times New Roman" w:cs="Times New Roman"/>
            <w:sz w:val="24"/>
            <w:szCs w:val="24"/>
          </w:rPr>
          <w:t xml:space="preserve">the same TCGA patient </w:t>
        </w:r>
      </w:ins>
      <w:del w:id="517" w:author="Sanjeevani Arora" w:date="2021-03-16T12:14:00Z">
        <w:r w:rsidR="00935ACE" w:rsidRPr="00882C7B" w:rsidDel="000A6B02">
          <w:rPr>
            <w:rFonts w:ascii="Times New Roman" w:hAnsi="Times New Roman" w:cs="Times New Roman"/>
            <w:sz w:val="24"/>
            <w:szCs w:val="24"/>
          </w:rPr>
          <w:delText xml:space="preserve">a </w:delText>
        </w:r>
      </w:del>
      <w:r w:rsidR="00935ACE" w:rsidRPr="00882C7B">
        <w:rPr>
          <w:rFonts w:ascii="Times New Roman" w:hAnsi="Times New Roman" w:cs="Times New Roman"/>
          <w:sz w:val="24"/>
          <w:szCs w:val="24"/>
        </w:rPr>
        <w:t xml:space="preserve">sample. With the legacy signatures, tools are generally less in agreement in their resulting signature contributions, while with COSMIC v3 signatures, the standard use </w:t>
      </w:r>
      <w:del w:id="518" w:author="Sanjeevani Arora" w:date="2021-03-16T12:15:00Z">
        <w:r w:rsidR="00935ACE" w:rsidRPr="00882C7B" w:rsidDel="00C55F03">
          <w:rPr>
            <w:rFonts w:ascii="Times New Roman" w:hAnsi="Times New Roman" w:cs="Times New Roman"/>
            <w:sz w:val="24"/>
            <w:szCs w:val="24"/>
          </w:rPr>
          <w:delText xml:space="preserve">of all </w:delText>
        </w:r>
      </w:del>
      <w:r w:rsidR="00935ACE" w:rsidRPr="00882C7B">
        <w:rPr>
          <w:rFonts w:ascii="Times New Roman" w:hAnsi="Times New Roman" w:cs="Times New Roman"/>
          <w:sz w:val="24"/>
          <w:szCs w:val="24"/>
        </w:rPr>
        <w:t xml:space="preserve">tools are </w:t>
      </w:r>
      <w:ins w:id="519" w:author="Sanjeevani Arora" w:date="2021-03-16T12:15:00Z">
        <w:r w:rsidR="00C55F03" w:rsidRPr="00882C7B">
          <w:rPr>
            <w:rFonts w:ascii="Times New Roman" w:hAnsi="Times New Roman" w:cs="Times New Roman"/>
            <w:sz w:val="24"/>
            <w:szCs w:val="24"/>
          </w:rPr>
          <w:t xml:space="preserve">all </w:t>
        </w:r>
      </w:ins>
      <w:r w:rsidR="00935ACE" w:rsidRPr="00882C7B">
        <w:rPr>
          <w:rFonts w:ascii="Times New Roman" w:hAnsi="Times New Roman" w:cs="Times New Roman"/>
          <w:sz w:val="24"/>
          <w:szCs w:val="24"/>
        </w:rPr>
        <w:t xml:space="preserve">in agreement with each other. </w:t>
      </w:r>
      <w:proofErr w:type="spellStart"/>
      <w:ins w:id="520" w:author="Sanjeevani Arora" w:date="2021-03-16T12:25:00Z">
        <w:r w:rsidR="00882C7B" w:rsidRPr="00882C7B">
          <w:rPr>
            <w:rFonts w:ascii="Times New Roman" w:eastAsia="Times New Roman" w:hAnsi="Times New Roman" w:cs="Times New Roman"/>
            <w:color w:val="1D1C1D"/>
            <w:sz w:val="24"/>
            <w:szCs w:val="24"/>
            <w:shd w:val="clear" w:color="auto" w:fill="F8F8F8"/>
            <w:rPrChange w:id="521" w:author="Sanjeevani Arora" w:date="2021-03-16T12:25:00Z">
              <w:rPr>
                <w:rFonts w:ascii="Arial" w:eastAsia="Times New Roman" w:hAnsi="Arial" w:cs="Arial"/>
                <w:color w:val="1D1C1D"/>
                <w:sz w:val="23"/>
                <w:szCs w:val="23"/>
                <w:shd w:val="clear" w:color="auto" w:fill="F8F8F8"/>
              </w:rPr>
            </w:rPrChange>
          </w:rPr>
          <w:t>Sigflow</w:t>
        </w:r>
        <w:proofErr w:type="spellEnd"/>
        <w:r w:rsidR="00882C7B" w:rsidRPr="00882C7B">
          <w:rPr>
            <w:rFonts w:ascii="Times New Roman" w:eastAsia="Times New Roman" w:hAnsi="Times New Roman" w:cs="Times New Roman"/>
            <w:color w:val="1D1C1D"/>
            <w:sz w:val="24"/>
            <w:szCs w:val="24"/>
            <w:shd w:val="clear" w:color="auto" w:fill="F8F8F8"/>
            <w:rPrChange w:id="522" w:author="Sanjeevani Arora" w:date="2021-03-16T12:25:00Z">
              <w:rPr>
                <w:rFonts w:ascii="Arial" w:eastAsia="Times New Roman" w:hAnsi="Arial" w:cs="Arial"/>
                <w:color w:val="1D1C1D"/>
                <w:sz w:val="23"/>
                <w:szCs w:val="23"/>
                <w:shd w:val="clear" w:color="auto" w:fill="F8F8F8"/>
              </w:rPr>
            </w:rPrChange>
          </w:rPr>
          <w:t xml:space="preserve"> had the lowest RMSE and was selected for analysis in </w:t>
        </w:r>
        <w:r w:rsidR="00882C7B" w:rsidRPr="00882C7B">
          <w:rPr>
            <w:rFonts w:ascii="Times New Roman" w:eastAsia="Times New Roman" w:hAnsi="Times New Roman" w:cs="Times New Roman"/>
            <w:b/>
            <w:bCs/>
            <w:color w:val="1D1C1D"/>
            <w:sz w:val="24"/>
            <w:szCs w:val="24"/>
            <w:shd w:val="clear" w:color="auto" w:fill="F8F8F8"/>
            <w:rPrChange w:id="523" w:author="Sanjeevani Arora" w:date="2021-03-16T12:25:00Z">
              <w:rPr>
                <w:rFonts w:ascii="Arial" w:eastAsia="Times New Roman" w:hAnsi="Arial" w:cs="Arial"/>
                <w:color w:val="1D1C1D"/>
                <w:sz w:val="23"/>
                <w:szCs w:val="23"/>
                <w:shd w:val="clear" w:color="auto" w:fill="F8F8F8"/>
              </w:rPr>
            </w:rPrChange>
          </w:rPr>
          <w:t>D</w:t>
        </w:r>
        <w:r w:rsidR="00882C7B" w:rsidRPr="00882C7B">
          <w:rPr>
            <w:rFonts w:ascii="Times New Roman" w:eastAsia="Times New Roman" w:hAnsi="Times New Roman" w:cs="Times New Roman"/>
            <w:b/>
            <w:bCs/>
            <w:color w:val="1D1C1D"/>
            <w:sz w:val="24"/>
            <w:szCs w:val="24"/>
            <w:shd w:val="clear" w:color="auto" w:fill="F8F8F8"/>
            <w:rPrChange w:id="524" w:author="Sanjeevani Arora" w:date="2021-03-16T12:25:00Z">
              <w:rPr>
                <w:rFonts w:ascii="Arial" w:eastAsia="Times New Roman" w:hAnsi="Arial" w:cs="Arial"/>
                <w:b/>
                <w:bCs/>
                <w:color w:val="1D1C1D"/>
                <w:sz w:val="23"/>
                <w:szCs w:val="23"/>
                <w:shd w:val="clear" w:color="auto" w:fill="F8F8F8"/>
              </w:rPr>
            </w:rPrChange>
          </w:rPr>
          <w:t>.</w:t>
        </w:r>
        <w:r w:rsidR="00882C7B" w:rsidRPr="00882C7B">
          <w:rPr>
            <w:rFonts w:ascii="Times New Roman" w:eastAsia="Times New Roman" w:hAnsi="Times New Roman" w:cs="Times New Roman"/>
            <w:sz w:val="24"/>
            <w:szCs w:val="24"/>
          </w:rPr>
          <w:t xml:space="preserve"> </w:t>
        </w:r>
      </w:ins>
      <w:r w:rsidR="00935ACE" w:rsidRPr="00882C7B">
        <w:rPr>
          <w:rFonts w:ascii="Times New Roman" w:hAnsi="Times New Roman" w:cs="Times New Roman"/>
          <w:sz w:val="24"/>
          <w:szCs w:val="24"/>
        </w:rPr>
        <w:t xml:space="preserve"> </w:t>
      </w:r>
      <w:r w:rsidR="00B63B8F" w:rsidRPr="00882C7B">
        <w:rPr>
          <w:rFonts w:ascii="Times New Roman" w:hAnsi="Times New Roman" w:cs="Times New Roman"/>
          <w:b/>
          <w:bCs/>
          <w:sz w:val="24"/>
          <w:szCs w:val="24"/>
          <w:rPrChange w:id="525" w:author="Sanjeevani Arora" w:date="2021-03-16T12:25:00Z">
            <w:rPr>
              <w:rFonts w:ascii="Times New Roman" w:hAnsi="Times New Roman" w:cs="Times New Roman"/>
              <w:sz w:val="24"/>
              <w:szCs w:val="24"/>
            </w:rPr>
          </w:rPrChange>
        </w:rPr>
        <w:t>D</w:t>
      </w:r>
      <w:r w:rsidRPr="00882C7B">
        <w:rPr>
          <w:rFonts w:ascii="Times New Roman" w:hAnsi="Times New Roman" w:cs="Times New Roman"/>
          <w:sz w:val="24"/>
          <w:szCs w:val="24"/>
        </w:rPr>
        <w:t>) Heatmap</w:t>
      </w:r>
      <w:r w:rsidR="00B63B8F" w:rsidRPr="00942E12">
        <w:rPr>
          <w:rFonts w:ascii="Times New Roman" w:hAnsi="Times New Roman" w:cs="Times New Roman"/>
          <w:sz w:val="24"/>
          <w:szCs w:val="24"/>
        </w:rPr>
        <w:t>s</w:t>
      </w:r>
      <w:r w:rsidRPr="00EE5266">
        <w:rPr>
          <w:rFonts w:ascii="Times New Roman" w:hAnsi="Times New Roman" w:cs="Times New Roman"/>
          <w:sz w:val="24"/>
          <w:szCs w:val="24"/>
        </w:rPr>
        <w:t xml:space="preserve"> of </w:t>
      </w:r>
      <w:r w:rsidR="00DB7471" w:rsidRPr="00EE5266">
        <w:rPr>
          <w:rFonts w:ascii="Times New Roman" w:hAnsi="Times New Roman" w:cs="Times New Roman"/>
          <w:sz w:val="24"/>
          <w:szCs w:val="24"/>
        </w:rPr>
        <w:t xml:space="preserve">COSMIC v3 SBS vs. </w:t>
      </w:r>
      <w:r w:rsidRPr="00EE5266">
        <w:rPr>
          <w:rFonts w:ascii="Times New Roman" w:hAnsi="Times New Roman" w:cs="Times New Roman"/>
          <w:sz w:val="24"/>
          <w:szCs w:val="24"/>
        </w:rPr>
        <w:t xml:space="preserve">COSMIC legacy </w:t>
      </w:r>
      <w:r w:rsidR="009B7FD8" w:rsidRPr="00EE5266">
        <w:rPr>
          <w:rFonts w:ascii="Times New Roman" w:hAnsi="Times New Roman" w:cs="Times New Roman"/>
          <w:sz w:val="24"/>
          <w:szCs w:val="24"/>
        </w:rPr>
        <w:t xml:space="preserve">SBS </w:t>
      </w:r>
      <w:r w:rsidR="002B3097" w:rsidRPr="00EE5266">
        <w:rPr>
          <w:rFonts w:ascii="Times New Roman" w:hAnsi="Times New Roman" w:cs="Times New Roman"/>
          <w:sz w:val="24"/>
          <w:szCs w:val="24"/>
        </w:rPr>
        <w:t xml:space="preserve">mutational </w:t>
      </w:r>
      <w:r w:rsidRPr="00EE5266">
        <w:rPr>
          <w:rFonts w:ascii="Times New Roman" w:hAnsi="Times New Roman" w:cs="Times New Roman"/>
          <w:sz w:val="24"/>
          <w:szCs w:val="24"/>
        </w:rPr>
        <w:t xml:space="preserve">signature </w:t>
      </w:r>
      <w:r w:rsidR="00B63B8F" w:rsidRPr="00EE5266">
        <w:rPr>
          <w:rFonts w:ascii="Times New Roman" w:hAnsi="Times New Roman" w:cs="Times New Roman"/>
          <w:sz w:val="24"/>
          <w:szCs w:val="24"/>
        </w:rPr>
        <w:t>contributions</w:t>
      </w:r>
      <w:r w:rsidR="0014685F" w:rsidRPr="006F7562">
        <w:rPr>
          <w:rFonts w:ascii="Times New Roman" w:hAnsi="Times New Roman" w:cs="Times New Roman"/>
          <w:sz w:val="24"/>
          <w:szCs w:val="24"/>
        </w:rPr>
        <w:t xml:space="preserve"> </w:t>
      </w:r>
      <w:r w:rsidR="002B3097" w:rsidRPr="006F7562">
        <w:rPr>
          <w:rFonts w:ascii="Times New Roman" w:hAnsi="Times New Roman" w:cs="Times New Roman"/>
          <w:sz w:val="24"/>
          <w:szCs w:val="24"/>
        </w:rPr>
        <w:t xml:space="preserve">using </w:t>
      </w:r>
      <w:r w:rsidR="002B3097" w:rsidRPr="009E3B1C">
        <w:rPr>
          <w:rFonts w:ascii="Times New Roman" w:hAnsi="Times New Roman" w:cs="Times New Roman"/>
          <w:sz w:val="24"/>
          <w:szCs w:val="24"/>
        </w:rPr>
        <w:t>whole</w:t>
      </w:r>
      <w:r w:rsidR="002B3097" w:rsidRPr="0079740F">
        <w:rPr>
          <w:rFonts w:ascii="Times New Roman" w:hAnsi="Times New Roman" w:cs="Times New Roman"/>
          <w:sz w:val="24"/>
          <w:szCs w:val="24"/>
        </w:rPr>
        <w:t>-e</w:t>
      </w:r>
      <w:r w:rsidR="002B3097" w:rsidRPr="0078707B">
        <w:rPr>
          <w:rFonts w:ascii="Times New Roman" w:hAnsi="Times New Roman" w:cs="Times New Roman"/>
          <w:sz w:val="24"/>
          <w:szCs w:val="24"/>
        </w:rPr>
        <w:t xml:space="preserve">xome sequence </w:t>
      </w:r>
      <w:del w:id="526" w:author="Sanjeevani Arora" w:date="2021-03-16T12:21:00Z">
        <w:r w:rsidR="002B3097" w:rsidRPr="00882C7B" w:rsidDel="006623A6">
          <w:rPr>
            <w:rFonts w:ascii="Times New Roman" w:hAnsi="Times New Roman" w:cs="Times New Roman"/>
            <w:sz w:val="24"/>
            <w:szCs w:val="24"/>
          </w:rPr>
          <w:delText>data  from</w:delText>
        </w:r>
      </w:del>
      <w:ins w:id="527" w:author="Sanjeevani Arora" w:date="2021-03-16T12:21:00Z">
        <w:r w:rsidR="006623A6" w:rsidRPr="00882C7B">
          <w:rPr>
            <w:rFonts w:ascii="Times New Roman" w:hAnsi="Times New Roman" w:cs="Times New Roman"/>
            <w:sz w:val="24"/>
            <w:szCs w:val="24"/>
          </w:rPr>
          <w:t>data from</w:t>
        </w:r>
      </w:ins>
      <w:r w:rsidR="002B3097" w:rsidRPr="00882C7B">
        <w:rPr>
          <w:rFonts w:ascii="Times New Roman" w:hAnsi="Times New Roman" w:cs="Times New Roman"/>
          <w:sz w:val="24"/>
          <w:szCs w:val="24"/>
        </w:rPr>
        <w:t xml:space="preserve"> three </w:t>
      </w:r>
      <w:ins w:id="528" w:author="Sanjeevani Arora" w:date="2021-03-16T12:26:00Z">
        <w:r w:rsidR="009E2592">
          <w:rPr>
            <w:rFonts w:ascii="Times New Roman" w:hAnsi="Times New Roman" w:cs="Times New Roman"/>
            <w:sz w:val="24"/>
            <w:szCs w:val="24"/>
          </w:rPr>
          <w:t xml:space="preserve">TCGA </w:t>
        </w:r>
      </w:ins>
      <w:r w:rsidR="002B3097" w:rsidRPr="009E2592">
        <w:rPr>
          <w:rFonts w:ascii="Times New Roman" w:hAnsi="Times New Roman" w:cs="Times New Roman"/>
          <w:sz w:val="24"/>
          <w:szCs w:val="24"/>
        </w:rPr>
        <w:t>patients with a</w:t>
      </w:r>
      <w:r w:rsidR="0014685F" w:rsidRPr="009E2592">
        <w:rPr>
          <w:rFonts w:ascii="Times New Roman" w:hAnsi="Times New Roman" w:cs="Times New Roman"/>
          <w:sz w:val="24"/>
          <w:szCs w:val="24"/>
        </w:rPr>
        <w:t xml:space="preserve">cute </w:t>
      </w:r>
      <w:r w:rsidR="002B3097" w:rsidRPr="009E2592">
        <w:rPr>
          <w:rFonts w:ascii="Times New Roman" w:hAnsi="Times New Roman" w:cs="Times New Roman"/>
          <w:sz w:val="24"/>
          <w:szCs w:val="24"/>
        </w:rPr>
        <w:t>m</w:t>
      </w:r>
      <w:r w:rsidR="0014685F" w:rsidRPr="009E2592">
        <w:rPr>
          <w:rFonts w:ascii="Times New Roman" w:hAnsi="Times New Roman" w:cs="Times New Roman"/>
          <w:sz w:val="24"/>
          <w:szCs w:val="24"/>
        </w:rPr>
        <w:t xml:space="preserve">yeloid </w:t>
      </w:r>
      <w:r w:rsidR="002B3097" w:rsidRPr="009E2592">
        <w:rPr>
          <w:rFonts w:ascii="Times New Roman" w:hAnsi="Times New Roman" w:cs="Times New Roman"/>
          <w:sz w:val="24"/>
          <w:szCs w:val="24"/>
        </w:rPr>
        <w:t>l</w:t>
      </w:r>
      <w:r w:rsidR="0014685F" w:rsidRPr="00942E12">
        <w:rPr>
          <w:rFonts w:ascii="Times New Roman" w:hAnsi="Times New Roman" w:cs="Times New Roman"/>
          <w:sz w:val="24"/>
          <w:szCs w:val="24"/>
        </w:rPr>
        <w:t>eukemia</w:t>
      </w:r>
      <w:ins w:id="529" w:author="Rosen,Gail" w:date="2021-03-16T16:00:00Z">
        <w:r w:rsidR="00AB7B32">
          <w:rPr>
            <w:rFonts w:ascii="Times New Roman" w:hAnsi="Times New Roman" w:cs="Times New Roman"/>
            <w:sz w:val="24"/>
            <w:szCs w:val="24"/>
          </w:rPr>
          <w:t xml:space="preserve">. </w:t>
        </w:r>
      </w:ins>
      <w:del w:id="530" w:author="Rosen,Gail" w:date="2021-03-16T16:00:00Z">
        <w:r w:rsidR="0014685F" w:rsidRPr="00942E12" w:rsidDel="00AB7B32">
          <w:rPr>
            <w:rFonts w:ascii="Times New Roman" w:hAnsi="Times New Roman" w:cs="Times New Roman"/>
            <w:sz w:val="24"/>
            <w:szCs w:val="24"/>
          </w:rPr>
          <w:delText xml:space="preserve"> </w:delText>
        </w:r>
        <w:r w:rsidR="0014685F" w:rsidRPr="00EE5266" w:rsidDel="00AB7B32">
          <w:rPr>
            <w:rFonts w:ascii="Times New Roman" w:hAnsi="Times New Roman" w:cs="Times New Roman"/>
            <w:sz w:val="24"/>
            <w:szCs w:val="24"/>
          </w:rPr>
          <w:delText>(</w:delText>
        </w:r>
        <w:commentRangeStart w:id="531"/>
        <w:r w:rsidR="00096D7C" w:rsidRPr="00EE5266" w:rsidDel="00AB7B32">
          <w:rPr>
            <w:rFonts w:ascii="Times New Roman" w:hAnsi="Times New Roman" w:cs="Times New Roman"/>
            <w:sz w:val="24"/>
            <w:szCs w:val="24"/>
          </w:rPr>
          <w:delText>AML</w:delText>
        </w:r>
        <w:commentRangeEnd w:id="531"/>
        <w:r w:rsidR="009E2592" w:rsidDel="00AB7B32">
          <w:rPr>
            <w:rStyle w:val="CommentReference"/>
          </w:rPr>
          <w:commentReference w:id="531"/>
        </w:r>
        <w:r w:rsidR="0014685F" w:rsidRPr="009E2592" w:rsidDel="00AB7B32">
          <w:rPr>
            <w:rFonts w:ascii="Times New Roman" w:hAnsi="Times New Roman" w:cs="Times New Roman"/>
            <w:sz w:val="24"/>
            <w:szCs w:val="24"/>
          </w:rPr>
          <w:delText>)</w:delText>
        </w:r>
        <w:r w:rsidR="002B3097" w:rsidRPr="00942E12" w:rsidDel="00AB7B32">
          <w:rPr>
            <w:rFonts w:ascii="Times New Roman" w:hAnsi="Times New Roman" w:cs="Times New Roman"/>
            <w:sz w:val="24"/>
            <w:szCs w:val="24"/>
          </w:rPr>
          <w:delText xml:space="preserve">. </w:delText>
        </w:r>
      </w:del>
      <w:r w:rsidR="00BF3404" w:rsidRPr="00EE5266">
        <w:rPr>
          <w:rFonts w:ascii="Times New Roman" w:hAnsi="Times New Roman" w:cs="Times New Roman"/>
          <w:sz w:val="24"/>
          <w:szCs w:val="24"/>
        </w:rPr>
        <w:t>Here, e</w:t>
      </w:r>
      <w:r w:rsidR="002B3097" w:rsidRPr="00EE5266">
        <w:rPr>
          <w:rFonts w:ascii="Times New Roman" w:hAnsi="Times New Roman" w:cs="Times New Roman"/>
          <w:sz w:val="24"/>
          <w:szCs w:val="24"/>
        </w:rPr>
        <w:t>ach row is a patient</w:t>
      </w:r>
      <w:r w:rsidRPr="00EE5266">
        <w:rPr>
          <w:rFonts w:ascii="Times New Roman" w:hAnsi="Times New Roman" w:cs="Times New Roman"/>
          <w:sz w:val="24"/>
          <w:szCs w:val="24"/>
        </w:rPr>
        <w:t xml:space="preserve"> sample</w:t>
      </w:r>
      <w:r w:rsidR="00E46858" w:rsidRPr="00A42E2C">
        <w:rPr>
          <w:rFonts w:ascii="Times New Roman" w:hAnsi="Times New Roman" w:cs="Times New Roman"/>
          <w:sz w:val="24"/>
          <w:szCs w:val="24"/>
        </w:rPr>
        <w:t xml:space="preserve">. </w:t>
      </w:r>
      <w:r w:rsidR="00542BF2" w:rsidRPr="006F7562">
        <w:rPr>
          <w:rFonts w:ascii="Times New Roman" w:hAnsi="Times New Roman" w:cs="Times New Roman"/>
          <w:sz w:val="24"/>
          <w:szCs w:val="24"/>
          <w:u w:val="single"/>
        </w:rPr>
        <w:t>Left</w:t>
      </w:r>
      <w:r w:rsidR="00542BF2" w:rsidRPr="006F7562">
        <w:rPr>
          <w:rFonts w:ascii="Times New Roman" w:hAnsi="Times New Roman" w:cs="Times New Roman"/>
          <w:sz w:val="24"/>
          <w:szCs w:val="24"/>
        </w:rPr>
        <w:t xml:space="preserve">. </w:t>
      </w:r>
      <w:r w:rsidR="00E46287" w:rsidRPr="006F7562">
        <w:rPr>
          <w:rFonts w:ascii="Times New Roman" w:hAnsi="Times New Roman" w:cs="Times New Roman"/>
          <w:sz w:val="24"/>
          <w:szCs w:val="24"/>
        </w:rPr>
        <w:t xml:space="preserve">COSMIC v3 SBS </w:t>
      </w:r>
      <w:ins w:id="532" w:author="Sanjeevani Arora" w:date="2021-03-16T12:41:00Z">
        <w:r w:rsidR="0078707B">
          <w:rPr>
            <w:rFonts w:ascii="Times New Roman" w:hAnsi="Times New Roman" w:cs="Times New Roman"/>
            <w:sz w:val="24"/>
            <w:szCs w:val="24"/>
          </w:rPr>
          <w:t xml:space="preserve">refitting </w:t>
        </w:r>
      </w:ins>
      <w:del w:id="533" w:author="Sanjeevani Arora" w:date="2021-03-16T12:21:00Z">
        <w:r w:rsidR="009A3279" w:rsidRPr="00882C7B" w:rsidDel="00882C7B">
          <w:rPr>
            <w:rFonts w:ascii="Times New Roman" w:hAnsi="Times New Roman" w:cs="Times New Roman"/>
            <w:sz w:val="24"/>
            <w:szCs w:val="24"/>
          </w:rPr>
          <w:delText xml:space="preserve">provides </w:delText>
        </w:r>
        <w:r w:rsidR="00DB7471" w:rsidRPr="00882C7B" w:rsidDel="00882C7B">
          <w:rPr>
            <w:rFonts w:ascii="Times New Roman" w:hAnsi="Times New Roman" w:cs="Times New Roman"/>
            <w:sz w:val="24"/>
            <w:szCs w:val="24"/>
          </w:rPr>
          <w:delText xml:space="preserve"> </w:delText>
        </w:r>
        <w:r w:rsidR="00E46858" w:rsidRPr="00882C7B" w:rsidDel="00882C7B">
          <w:rPr>
            <w:rFonts w:ascii="Times New Roman" w:hAnsi="Times New Roman" w:cs="Times New Roman"/>
            <w:sz w:val="24"/>
            <w:szCs w:val="24"/>
          </w:rPr>
          <w:delText>different</w:delText>
        </w:r>
      </w:del>
      <w:ins w:id="534" w:author="Sanjeevani Arora" w:date="2021-03-16T12:21:00Z">
        <w:r w:rsidR="00882C7B" w:rsidRPr="00882C7B">
          <w:rPr>
            <w:rFonts w:ascii="Times New Roman" w:hAnsi="Times New Roman" w:cs="Times New Roman"/>
            <w:sz w:val="24"/>
            <w:szCs w:val="24"/>
          </w:rPr>
          <w:t>provides different</w:t>
        </w:r>
      </w:ins>
      <w:r w:rsidR="00E46858" w:rsidRPr="00882C7B">
        <w:rPr>
          <w:rFonts w:ascii="Times New Roman" w:hAnsi="Times New Roman" w:cs="Times New Roman"/>
          <w:sz w:val="24"/>
          <w:szCs w:val="24"/>
        </w:rPr>
        <w:t xml:space="preserve"> dominant signature contributions</w:t>
      </w:r>
      <w:ins w:id="535" w:author="Sanjeevani Arora" w:date="2021-03-16T12:34:00Z">
        <w:r w:rsidR="006F7562">
          <w:rPr>
            <w:rFonts w:ascii="Times New Roman" w:hAnsi="Times New Roman" w:cs="Times New Roman"/>
            <w:sz w:val="24"/>
            <w:szCs w:val="24"/>
          </w:rPr>
          <w:t xml:space="preserve">, </w:t>
        </w:r>
      </w:ins>
      <w:del w:id="536" w:author="Sanjeevani Arora" w:date="2021-03-16T12:27:00Z">
        <w:r w:rsidR="00E46858" w:rsidRPr="00070DE9" w:rsidDel="00070DE9">
          <w:rPr>
            <w:rFonts w:ascii="Times New Roman" w:hAnsi="Times New Roman" w:cs="Times New Roman"/>
            <w:sz w:val="24"/>
            <w:szCs w:val="24"/>
          </w:rPr>
          <w:delText xml:space="preserve"> </w:delText>
        </w:r>
      </w:del>
      <w:del w:id="537" w:author="Sanjeevani Arora" w:date="2021-03-16T12:34:00Z">
        <w:r w:rsidR="00E46858" w:rsidRPr="00070DE9" w:rsidDel="006F7562">
          <w:rPr>
            <w:rFonts w:ascii="Times New Roman" w:hAnsi="Times New Roman" w:cs="Times New Roman"/>
            <w:sz w:val="24"/>
            <w:szCs w:val="24"/>
          </w:rPr>
          <w:delText>(</w:delText>
        </w:r>
      </w:del>
      <w:ins w:id="538" w:author="Sanjeevani Arora" w:date="2021-03-16T12:31:00Z">
        <w:r w:rsidR="00A42E2C">
          <w:rPr>
            <w:rFonts w:ascii="Times New Roman" w:hAnsi="Times New Roman" w:cs="Times New Roman"/>
            <w:sz w:val="24"/>
            <w:szCs w:val="24"/>
          </w:rPr>
          <w:t xml:space="preserve">TCGA-AB-2804: </w:t>
        </w:r>
      </w:ins>
      <w:ins w:id="539" w:author="Sanjeevani Arora" w:date="2021-03-16T12:21:00Z">
        <w:r w:rsidR="00882C7B" w:rsidRPr="00070DE9">
          <w:rPr>
            <w:rFonts w:ascii="Times New Roman" w:hAnsi="Times New Roman" w:cs="Times New Roman"/>
            <w:sz w:val="24"/>
            <w:szCs w:val="24"/>
          </w:rPr>
          <w:t xml:space="preserve">unknown etiology, </w:t>
        </w:r>
      </w:ins>
      <w:ins w:id="540" w:author="Sanjeevani Arora" w:date="2021-03-16T12:31:00Z">
        <w:r w:rsidR="00A42E2C">
          <w:rPr>
            <w:rFonts w:ascii="Times New Roman" w:hAnsi="Times New Roman" w:cs="Times New Roman"/>
            <w:sz w:val="24"/>
            <w:szCs w:val="24"/>
          </w:rPr>
          <w:t>TCGA-A</w:t>
        </w:r>
      </w:ins>
      <w:ins w:id="541" w:author="Sanjeevani Arora" w:date="2021-03-16T12:32:00Z">
        <w:r w:rsidR="00A42E2C">
          <w:rPr>
            <w:rFonts w:ascii="Times New Roman" w:hAnsi="Times New Roman" w:cs="Times New Roman"/>
            <w:sz w:val="24"/>
            <w:szCs w:val="24"/>
          </w:rPr>
          <w:t xml:space="preserve">B-2805 and TCGA-AB-2806: </w:t>
        </w:r>
      </w:ins>
      <w:ins w:id="542" w:author="Sanjeevani Arora" w:date="2021-03-16T12:28:00Z">
        <w:r w:rsidR="00070DE9">
          <w:rPr>
            <w:rFonts w:ascii="Times New Roman" w:hAnsi="Times New Roman" w:cs="Times New Roman"/>
            <w:sz w:val="24"/>
            <w:szCs w:val="24"/>
          </w:rPr>
          <w:t>unknown</w:t>
        </w:r>
      </w:ins>
      <w:ins w:id="543" w:author="Sanjeevani Arora" w:date="2021-03-16T12:29:00Z">
        <w:r w:rsidR="00070DE9">
          <w:rPr>
            <w:rFonts w:ascii="Times New Roman" w:hAnsi="Times New Roman" w:cs="Times New Roman"/>
            <w:sz w:val="24"/>
            <w:szCs w:val="24"/>
          </w:rPr>
          <w:t xml:space="preserve"> </w:t>
        </w:r>
        <w:r w:rsidR="00942E12">
          <w:rPr>
            <w:rFonts w:ascii="Times New Roman" w:hAnsi="Times New Roman" w:cs="Times New Roman"/>
            <w:sz w:val="24"/>
            <w:szCs w:val="24"/>
          </w:rPr>
          <w:lastRenderedPageBreak/>
          <w:t xml:space="preserve">chemotherapy </w:t>
        </w:r>
      </w:ins>
      <w:ins w:id="544" w:author="Sanjeevani Arora" w:date="2021-03-16T12:32:00Z">
        <w:r w:rsidR="00A42E2C">
          <w:rPr>
            <w:rFonts w:ascii="Times New Roman" w:hAnsi="Times New Roman" w:cs="Times New Roman"/>
            <w:sz w:val="24"/>
            <w:szCs w:val="24"/>
          </w:rPr>
          <w:t xml:space="preserve">and different </w:t>
        </w:r>
      </w:ins>
      <w:ins w:id="545" w:author="Sanjeevani Arora" w:date="2021-03-16T12:21:00Z">
        <w:r w:rsidR="00882C7B" w:rsidRPr="00070DE9">
          <w:rPr>
            <w:rFonts w:ascii="Times New Roman" w:hAnsi="Times New Roman" w:cs="Times New Roman"/>
            <w:sz w:val="24"/>
            <w:szCs w:val="24"/>
          </w:rPr>
          <w:t>DNA mismatch repair</w:t>
        </w:r>
        <w:r w:rsidR="00882C7B">
          <w:rPr>
            <w:rFonts w:ascii="Times New Roman" w:hAnsi="Times New Roman" w:cs="Times New Roman"/>
            <w:sz w:val="24"/>
            <w:szCs w:val="24"/>
          </w:rPr>
          <w:t xml:space="preserve"> signatures, SBS20 and 26</w:t>
        </w:r>
      </w:ins>
      <w:ins w:id="546" w:author="Sanjeevani Arora" w:date="2021-03-16T12:32:00Z">
        <w:r w:rsidR="00A42E2C">
          <w:rPr>
            <w:rFonts w:ascii="Times New Roman" w:hAnsi="Times New Roman" w:cs="Times New Roman"/>
            <w:sz w:val="24"/>
            <w:szCs w:val="24"/>
          </w:rPr>
          <w:t xml:space="preserve">, </w:t>
        </w:r>
      </w:ins>
      <w:ins w:id="547" w:author="Sanjeevani Arora" w:date="2021-03-16T12:33:00Z">
        <w:r w:rsidR="006F7562">
          <w:rPr>
            <w:rFonts w:ascii="Times New Roman" w:hAnsi="Times New Roman" w:cs="Times New Roman"/>
            <w:sz w:val="24"/>
            <w:szCs w:val="24"/>
          </w:rPr>
          <w:t>respectively</w:t>
        </w:r>
      </w:ins>
      <w:ins w:id="548" w:author="Sanjeevani Arora" w:date="2021-03-16T12:34:00Z">
        <w:r w:rsidR="006F7562">
          <w:rPr>
            <w:rFonts w:ascii="Times New Roman" w:hAnsi="Times New Roman" w:cs="Times New Roman"/>
            <w:sz w:val="24"/>
            <w:szCs w:val="24"/>
          </w:rPr>
          <w:t>.</w:t>
        </w:r>
      </w:ins>
      <w:ins w:id="549" w:author="Sanjeevani Arora" w:date="2021-03-16T12:33:00Z">
        <w:r w:rsidR="006F7562">
          <w:rPr>
            <w:rFonts w:ascii="Times New Roman" w:hAnsi="Times New Roman" w:cs="Times New Roman"/>
            <w:sz w:val="24"/>
            <w:szCs w:val="24"/>
          </w:rPr>
          <w:t xml:space="preserve"> </w:t>
        </w:r>
      </w:ins>
      <w:del w:id="550" w:author="Sanjeevani Arora" w:date="2021-03-16T12:33:00Z">
        <w:r w:rsidR="00E46858" w:rsidDel="006F7562">
          <w:rPr>
            <w:rFonts w:ascii="Times New Roman" w:hAnsi="Times New Roman" w:cs="Times New Roman"/>
            <w:sz w:val="24"/>
            <w:szCs w:val="24"/>
          </w:rPr>
          <w:delText xml:space="preserve">   </w:delText>
        </w:r>
        <w:r w:rsidR="009A3279" w:rsidDel="006F7562">
          <w:rPr>
            <w:rFonts w:ascii="Times New Roman" w:hAnsi="Times New Roman" w:cs="Times New Roman"/>
            <w:sz w:val="24"/>
            <w:szCs w:val="24"/>
          </w:rPr>
          <w:delText xml:space="preserve">) </w:delText>
        </w:r>
      </w:del>
      <w:del w:id="551" w:author="Sanjeevani Arora" w:date="2021-03-16T12:34:00Z">
        <w:r w:rsidR="009A3279" w:rsidDel="006F7562">
          <w:rPr>
            <w:rFonts w:ascii="Times New Roman" w:hAnsi="Times New Roman" w:cs="Times New Roman"/>
            <w:sz w:val="24"/>
            <w:szCs w:val="24"/>
          </w:rPr>
          <w:delText>for all patients samples</w:delText>
        </w:r>
        <w:r w:rsidR="00542BF2" w:rsidDel="006F7562">
          <w:rPr>
            <w:rFonts w:ascii="Times New Roman" w:hAnsi="Times New Roman" w:cs="Times New Roman"/>
            <w:sz w:val="24"/>
            <w:szCs w:val="24"/>
          </w:rPr>
          <w:delText>.</w:delText>
        </w:r>
      </w:del>
      <w:r w:rsidR="00542BF2">
        <w:rPr>
          <w:rFonts w:ascii="Times New Roman" w:hAnsi="Times New Roman" w:cs="Times New Roman"/>
          <w:sz w:val="24"/>
          <w:szCs w:val="24"/>
        </w:rPr>
        <w:t xml:space="preserve"> </w:t>
      </w:r>
      <w:del w:id="552" w:author="Pandey,Palash" w:date="2021-03-17T13:30:00Z">
        <w:r w:rsidR="00542BF2" w:rsidRPr="00542BF2" w:rsidDel="00A6720F">
          <w:rPr>
            <w:rFonts w:ascii="Times New Roman" w:hAnsi="Times New Roman" w:cs="Times New Roman"/>
            <w:sz w:val="24"/>
            <w:szCs w:val="24"/>
            <w:u w:val="single"/>
          </w:rPr>
          <w:delText>Right</w:delText>
        </w:r>
        <w:r w:rsidR="00542BF2" w:rsidDel="00A6720F">
          <w:rPr>
            <w:rFonts w:ascii="Times New Roman" w:hAnsi="Times New Roman" w:cs="Times New Roman"/>
            <w:sz w:val="24"/>
            <w:szCs w:val="24"/>
          </w:rPr>
          <w:delText>.</w:delText>
        </w:r>
        <w:r w:rsidR="00E46858" w:rsidDel="00A6720F">
          <w:rPr>
            <w:rFonts w:ascii="Times New Roman" w:hAnsi="Times New Roman" w:cs="Times New Roman"/>
            <w:sz w:val="24"/>
            <w:szCs w:val="24"/>
          </w:rPr>
          <w:delText xml:space="preserve"> </w:delText>
        </w:r>
      </w:del>
      <w:r w:rsidR="00E46858">
        <w:rPr>
          <w:rFonts w:ascii="Times New Roman" w:hAnsi="Times New Roman" w:cs="Times New Roman"/>
          <w:sz w:val="24"/>
          <w:szCs w:val="24"/>
        </w:rPr>
        <w:t>COSMIC Legacy SBS</w:t>
      </w:r>
      <w:r w:rsidR="009A3279">
        <w:rPr>
          <w:rFonts w:ascii="Times New Roman" w:hAnsi="Times New Roman" w:cs="Times New Roman"/>
          <w:sz w:val="24"/>
          <w:szCs w:val="24"/>
        </w:rPr>
        <w:t xml:space="preserve"> </w:t>
      </w:r>
      <w:ins w:id="553" w:author="Sanjeevani Arora" w:date="2021-03-16T12:41:00Z">
        <w:r w:rsidR="0078707B">
          <w:rPr>
            <w:rFonts w:ascii="Times New Roman" w:hAnsi="Times New Roman" w:cs="Times New Roman"/>
            <w:sz w:val="24"/>
            <w:szCs w:val="24"/>
          </w:rPr>
          <w:t xml:space="preserve">refitting </w:t>
        </w:r>
      </w:ins>
      <w:r w:rsidR="009A3279">
        <w:rPr>
          <w:rFonts w:ascii="Times New Roman" w:hAnsi="Times New Roman" w:cs="Times New Roman"/>
          <w:sz w:val="24"/>
          <w:szCs w:val="24"/>
        </w:rPr>
        <w:t>provides</w:t>
      </w:r>
      <w:r w:rsidR="00E46858">
        <w:rPr>
          <w:rFonts w:ascii="Times New Roman" w:hAnsi="Times New Roman" w:cs="Times New Roman"/>
          <w:sz w:val="24"/>
          <w:szCs w:val="24"/>
        </w:rPr>
        <w:t xml:space="preserve"> </w:t>
      </w:r>
      <w:r w:rsidR="00DB7471">
        <w:rPr>
          <w:rFonts w:ascii="Times New Roman" w:hAnsi="Times New Roman" w:cs="Times New Roman"/>
          <w:sz w:val="24"/>
          <w:szCs w:val="24"/>
        </w:rPr>
        <w:t>signature 3 (</w:t>
      </w:r>
      <w:ins w:id="554" w:author="Sanjeevani Arora" w:date="2021-03-16T12:35:00Z">
        <w:r w:rsidR="006F7562">
          <w:rPr>
            <w:rFonts w:ascii="Times New Roman" w:hAnsi="Times New Roman" w:cs="Times New Roman"/>
            <w:sz w:val="24"/>
            <w:szCs w:val="24"/>
          </w:rPr>
          <w:t xml:space="preserve">failure of </w:t>
        </w:r>
      </w:ins>
      <w:del w:id="555" w:author="Sanjeevani Arora" w:date="2021-03-16T12:33:00Z">
        <w:r w:rsidR="0014685F" w:rsidDel="006F7562">
          <w:rPr>
            <w:rFonts w:ascii="Times New Roman" w:hAnsi="Times New Roman" w:cs="Times New Roman"/>
            <w:sz w:val="24"/>
            <w:szCs w:val="24"/>
          </w:rPr>
          <w:delText xml:space="preserve">a proposed </w:delText>
        </w:r>
        <w:r w:rsidR="002B3097" w:rsidRPr="0014685F" w:rsidDel="006F7562">
          <w:rPr>
            <w:rFonts w:ascii="Times New Roman" w:hAnsi="Times New Roman" w:cs="Times New Roman"/>
            <w:sz w:val="24"/>
            <w:szCs w:val="24"/>
          </w:rPr>
          <w:delText>etiology</w:delText>
        </w:r>
        <w:r w:rsidR="0014685F" w:rsidDel="006F7562">
          <w:rPr>
            <w:rFonts w:ascii="Times New Roman" w:hAnsi="Times New Roman" w:cs="Times New Roman"/>
            <w:sz w:val="24"/>
            <w:szCs w:val="24"/>
          </w:rPr>
          <w:delText xml:space="preserve"> of</w:delText>
        </w:r>
      </w:del>
      <w:ins w:id="556" w:author="Sanjeevani Arora" w:date="2021-03-16T12:35:00Z">
        <w:r w:rsidR="006F7562">
          <w:rPr>
            <w:rFonts w:ascii="Times New Roman" w:hAnsi="Times New Roman" w:cs="Times New Roman"/>
            <w:sz w:val="24"/>
            <w:szCs w:val="24"/>
          </w:rPr>
          <w:t>d</w:t>
        </w:r>
      </w:ins>
      <w:del w:id="557" w:author="Sanjeevani Arora" w:date="2021-03-16T12:33:00Z">
        <w:r w:rsidR="0014685F" w:rsidDel="006F7562">
          <w:rPr>
            <w:rFonts w:ascii="Times New Roman" w:hAnsi="Times New Roman" w:cs="Times New Roman"/>
            <w:sz w:val="24"/>
            <w:szCs w:val="24"/>
          </w:rPr>
          <w:delText xml:space="preserve"> </w:delText>
        </w:r>
      </w:del>
      <w:del w:id="558" w:author="Sanjeevani Arora" w:date="2021-03-16T12:35:00Z">
        <w:r w:rsidR="0014685F" w:rsidRPr="0014685F" w:rsidDel="006F7562">
          <w:rPr>
            <w:rFonts w:ascii="Times New Roman" w:hAnsi="Times New Roman" w:cs="Times New Roman"/>
            <w:sz w:val="24"/>
            <w:szCs w:val="24"/>
          </w:rPr>
          <w:delText>DNA d</w:delText>
        </w:r>
      </w:del>
      <w:r w:rsidR="0014685F" w:rsidRPr="0014685F">
        <w:rPr>
          <w:rFonts w:ascii="Times New Roman" w:hAnsi="Times New Roman" w:cs="Times New Roman"/>
          <w:sz w:val="24"/>
          <w:szCs w:val="24"/>
        </w:rPr>
        <w:t>ouble-strand break-repair</w:t>
      </w:r>
      <w:ins w:id="559" w:author="Sanjeevani Arora" w:date="2021-03-16T12:35:00Z">
        <w:r w:rsidR="006F7562">
          <w:rPr>
            <w:rFonts w:ascii="Times New Roman" w:hAnsi="Times New Roman" w:cs="Times New Roman"/>
            <w:sz w:val="24"/>
            <w:szCs w:val="24"/>
          </w:rPr>
          <w:t xml:space="preserve"> by homologous recombination</w:t>
        </w:r>
      </w:ins>
      <w:r w:rsidR="0014685F">
        <w:rPr>
          <w:rFonts w:ascii="Times New Roman" w:hAnsi="Times New Roman" w:cs="Times New Roman"/>
          <w:sz w:val="24"/>
          <w:szCs w:val="24"/>
        </w:rPr>
        <w:t>)</w:t>
      </w:r>
      <w:r w:rsidR="0014685F" w:rsidRPr="0014685F">
        <w:rPr>
          <w:rFonts w:ascii="Times New Roman" w:hAnsi="Times New Roman" w:cs="Times New Roman"/>
          <w:sz w:val="24"/>
          <w:szCs w:val="24"/>
        </w:rPr>
        <w:t xml:space="preserve"> </w:t>
      </w:r>
      <w:r w:rsidR="00E46858">
        <w:rPr>
          <w:rFonts w:ascii="Times New Roman" w:hAnsi="Times New Roman" w:cs="Times New Roman"/>
          <w:sz w:val="24"/>
          <w:szCs w:val="24"/>
        </w:rPr>
        <w:t xml:space="preserve">as the dominant signature for </w:t>
      </w:r>
      <w:r w:rsidR="009A3279">
        <w:rPr>
          <w:rFonts w:ascii="Times New Roman" w:hAnsi="Times New Roman" w:cs="Times New Roman"/>
          <w:sz w:val="24"/>
          <w:szCs w:val="24"/>
        </w:rPr>
        <w:t>al</w:t>
      </w:r>
      <w:ins w:id="560" w:author="Sanjeevani Arora" w:date="2021-03-16T12:34:00Z">
        <w:r w:rsidR="006F7562">
          <w:rPr>
            <w:rFonts w:ascii="Times New Roman" w:hAnsi="Times New Roman" w:cs="Times New Roman"/>
            <w:sz w:val="24"/>
            <w:szCs w:val="24"/>
          </w:rPr>
          <w:t>l</w:t>
        </w:r>
      </w:ins>
      <w:del w:id="561" w:author="Sanjeevani Arora" w:date="2021-03-16T12:34:00Z">
        <w:r w:rsidR="009A3279" w:rsidDel="006F7562">
          <w:rPr>
            <w:rFonts w:ascii="Times New Roman" w:hAnsi="Times New Roman" w:cs="Times New Roman"/>
            <w:sz w:val="24"/>
            <w:szCs w:val="24"/>
          </w:rPr>
          <w:delText xml:space="preserve">l </w:delText>
        </w:r>
      </w:del>
      <w:del w:id="562" w:author="Sanjeevani Arora" w:date="2021-03-16T12:38:00Z">
        <w:r w:rsidR="00E46858" w:rsidDel="0079740F">
          <w:rPr>
            <w:rFonts w:ascii="Times New Roman" w:hAnsi="Times New Roman" w:cs="Times New Roman"/>
            <w:sz w:val="24"/>
            <w:szCs w:val="24"/>
          </w:rPr>
          <w:delText>patient</w:delText>
        </w:r>
      </w:del>
      <w:r w:rsidR="00E46858">
        <w:rPr>
          <w:rFonts w:ascii="Times New Roman" w:hAnsi="Times New Roman" w:cs="Times New Roman"/>
          <w:sz w:val="24"/>
          <w:szCs w:val="24"/>
        </w:rPr>
        <w:t xml:space="preserve"> samples. </w:t>
      </w:r>
      <w:del w:id="563" w:author="Sanjeevani Arora" w:date="2021-03-16T12:21:00Z">
        <w:r w:rsidR="00BF3404" w:rsidDel="00882C7B">
          <w:rPr>
            <w:rFonts w:ascii="Times New Roman" w:hAnsi="Times New Roman" w:cs="Times New Roman"/>
            <w:sz w:val="24"/>
            <w:szCs w:val="24"/>
          </w:rPr>
          <w:delText xml:space="preserve">on </w:delText>
        </w:r>
        <w:r w:rsidR="00DB7471" w:rsidDel="00882C7B">
          <w:rPr>
            <w:rFonts w:ascii="Times New Roman" w:hAnsi="Times New Roman" w:cs="Times New Roman"/>
            <w:sz w:val="24"/>
            <w:szCs w:val="24"/>
          </w:rPr>
          <w:delText xml:space="preserve">using COSMIC Legacy SBS, while the </w:delText>
        </w:r>
        <w:r w:rsidR="0014685F" w:rsidDel="00882C7B">
          <w:rPr>
            <w:rFonts w:ascii="Times New Roman" w:hAnsi="Times New Roman" w:cs="Times New Roman"/>
            <w:sz w:val="24"/>
            <w:szCs w:val="24"/>
          </w:rPr>
          <w:delText>samples are more different using</w:delText>
        </w:r>
        <w:r w:rsidR="00DB7471" w:rsidDel="00882C7B">
          <w:rPr>
            <w:rFonts w:ascii="Times New Roman" w:hAnsi="Times New Roman" w:cs="Times New Roman"/>
            <w:sz w:val="24"/>
            <w:szCs w:val="24"/>
          </w:rPr>
          <w:delText xml:space="preserve"> COSMIC v3 SBS</w:delText>
        </w:r>
        <w:r w:rsidR="0014685F" w:rsidDel="00882C7B">
          <w:rPr>
            <w:rFonts w:ascii="Times New Roman" w:hAnsi="Times New Roman" w:cs="Times New Roman"/>
            <w:sz w:val="24"/>
            <w:szCs w:val="24"/>
          </w:rPr>
          <w:delText xml:space="preserve"> (with the first</w:delText>
        </w:r>
        <w:r w:rsidR="00096D7C" w:rsidDel="00882C7B">
          <w:rPr>
            <w:rFonts w:ascii="Times New Roman" w:hAnsi="Times New Roman" w:cs="Times New Roman"/>
            <w:sz w:val="24"/>
            <w:szCs w:val="24"/>
          </w:rPr>
          <w:delText xml:space="preserve"> having </w:delText>
        </w:r>
        <w:r w:rsidR="00636CBB" w:rsidDel="00882C7B">
          <w:rPr>
            <w:rFonts w:ascii="Times New Roman" w:hAnsi="Times New Roman" w:cs="Times New Roman"/>
            <w:sz w:val="24"/>
            <w:szCs w:val="24"/>
          </w:rPr>
          <w:delText xml:space="preserve">unknown a dominant unknown </w:delText>
        </w:r>
      </w:del>
      <w:del w:id="564" w:author="Sanjeevani Arora" w:date="2021-03-16T12:09:00Z">
        <w:r w:rsidR="00636CBB" w:rsidDel="002B3097">
          <w:rPr>
            <w:rFonts w:ascii="Times New Roman" w:hAnsi="Times New Roman" w:cs="Times New Roman"/>
            <w:sz w:val="24"/>
            <w:szCs w:val="24"/>
          </w:rPr>
          <w:delText>aetiology</w:delText>
        </w:r>
      </w:del>
      <w:del w:id="565" w:author="Sanjeevani Arora" w:date="2021-03-16T12:21:00Z">
        <w:r w:rsidR="00096D7C" w:rsidDel="00882C7B">
          <w:rPr>
            <w:rFonts w:ascii="Times New Roman" w:hAnsi="Times New Roman" w:cs="Times New Roman"/>
            <w:sz w:val="24"/>
            <w:szCs w:val="24"/>
          </w:rPr>
          <w:delText xml:space="preserve">, and the last two having dominant chemotherapy </w:delText>
        </w:r>
      </w:del>
      <w:del w:id="566" w:author="Sanjeevani Arora" w:date="2021-03-16T12:09:00Z">
        <w:r w:rsidR="00096D7C" w:rsidDel="002B3097">
          <w:rPr>
            <w:rFonts w:ascii="Times New Roman" w:hAnsi="Times New Roman" w:cs="Times New Roman"/>
            <w:sz w:val="24"/>
            <w:szCs w:val="24"/>
          </w:rPr>
          <w:delText>aetilogies</w:delText>
        </w:r>
      </w:del>
      <w:del w:id="567" w:author="Sanjeevani Arora" w:date="2021-03-16T12:21:00Z">
        <w:r w:rsidR="00096D7C" w:rsidDel="00882C7B">
          <w:rPr>
            <w:rFonts w:ascii="Times New Roman" w:hAnsi="Times New Roman" w:cs="Times New Roman"/>
            <w:sz w:val="24"/>
            <w:szCs w:val="24"/>
          </w:rPr>
          <w:delText xml:space="preserve"> with different DNA mismatch repair signatures, SBS20 and 26)</w:delText>
        </w:r>
        <w:r w:rsidR="00B63B8F" w:rsidDel="00882C7B">
          <w:rPr>
            <w:rFonts w:ascii="Times New Roman" w:hAnsi="Times New Roman" w:cs="Times New Roman"/>
            <w:sz w:val="24"/>
            <w:szCs w:val="24"/>
          </w:rPr>
          <w:delText>.</w:delText>
        </w:r>
      </w:del>
      <w:r w:rsidR="00B63B8F">
        <w:rPr>
          <w:rFonts w:ascii="Times New Roman" w:hAnsi="Times New Roman" w:cs="Times New Roman"/>
          <w:sz w:val="24"/>
          <w:szCs w:val="24"/>
        </w:rPr>
        <w:t xml:space="preserve">  The COSMIC </w:t>
      </w:r>
      <w:r w:rsidR="00DB7471">
        <w:rPr>
          <w:rFonts w:ascii="Times New Roman" w:hAnsi="Times New Roman" w:cs="Times New Roman"/>
          <w:sz w:val="24"/>
          <w:szCs w:val="24"/>
        </w:rPr>
        <w:t>v</w:t>
      </w:r>
      <w:r w:rsidR="00B63B8F">
        <w:rPr>
          <w:rFonts w:ascii="Times New Roman" w:hAnsi="Times New Roman" w:cs="Times New Roman"/>
          <w:sz w:val="24"/>
          <w:szCs w:val="24"/>
        </w:rPr>
        <w:t xml:space="preserve">3 </w:t>
      </w:r>
      <w:r w:rsidR="00DB7471">
        <w:rPr>
          <w:rFonts w:ascii="Times New Roman" w:hAnsi="Times New Roman" w:cs="Times New Roman"/>
          <w:sz w:val="24"/>
          <w:szCs w:val="24"/>
        </w:rPr>
        <w:t xml:space="preserve">SBS </w:t>
      </w:r>
      <w:r w:rsidR="00B63B8F">
        <w:rPr>
          <w:rFonts w:ascii="Times New Roman" w:hAnsi="Times New Roman" w:cs="Times New Roman"/>
          <w:sz w:val="24"/>
          <w:szCs w:val="24"/>
        </w:rPr>
        <w:t xml:space="preserve">refitting reveals </w:t>
      </w:r>
      <w:del w:id="568" w:author="Sanjeevani Arora" w:date="2021-03-16T12:41:00Z">
        <w:r w:rsidR="00B63B8F" w:rsidDel="0078707B">
          <w:rPr>
            <w:rFonts w:ascii="Times New Roman" w:hAnsi="Times New Roman" w:cs="Times New Roman"/>
            <w:sz w:val="24"/>
            <w:szCs w:val="24"/>
          </w:rPr>
          <w:delText>more reference signatures</w:delText>
        </w:r>
      </w:del>
      <w:ins w:id="569" w:author="Sanjeevani Arora" w:date="2021-03-16T12:41:00Z">
        <w:r w:rsidR="0078707B">
          <w:rPr>
            <w:rFonts w:ascii="Times New Roman" w:hAnsi="Times New Roman" w:cs="Times New Roman"/>
            <w:sz w:val="24"/>
            <w:szCs w:val="24"/>
          </w:rPr>
          <w:t xml:space="preserve">multiple mutational </w:t>
        </w:r>
      </w:ins>
      <w:ins w:id="570" w:author="Sanjeevani Arora" w:date="2021-03-16T12:42:00Z">
        <w:r w:rsidR="0078707B">
          <w:rPr>
            <w:rFonts w:ascii="Times New Roman" w:hAnsi="Times New Roman" w:cs="Times New Roman"/>
            <w:sz w:val="24"/>
            <w:szCs w:val="24"/>
          </w:rPr>
          <w:t>processes</w:t>
        </w:r>
      </w:ins>
      <w:r w:rsidR="00B63B8F">
        <w:rPr>
          <w:rFonts w:ascii="Times New Roman" w:hAnsi="Times New Roman" w:cs="Times New Roman"/>
          <w:sz w:val="24"/>
          <w:szCs w:val="24"/>
        </w:rPr>
        <w:t xml:space="preserve"> may be playing a role in the overall signature </w:t>
      </w:r>
      <w:ins w:id="571" w:author="Sanjeevani Arora" w:date="2021-03-16T12:42:00Z">
        <w:r w:rsidR="0078707B">
          <w:rPr>
            <w:rFonts w:ascii="Times New Roman" w:hAnsi="Times New Roman" w:cs="Times New Roman"/>
            <w:sz w:val="24"/>
            <w:szCs w:val="24"/>
          </w:rPr>
          <w:t xml:space="preserve">contribution </w:t>
        </w:r>
      </w:ins>
      <w:r w:rsidR="00B63B8F">
        <w:rPr>
          <w:rFonts w:ascii="Times New Roman" w:hAnsi="Times New Roman" w:cs="Times New Roman"/>
          <w:sz w:val="24"/>
          <w:szCs w:val="24"/>
        </w:rPr>
        <w:t xml:space="preserve">than is found with the </w:t>
      </w:r>
      <w:del w:id="572" w:author="Sanjeevani Arora" w:date="2021-03-16T12:42:00Z">
        <w:r w:rsidR="00B63B8F" w:rsidDel="0078707B">
          <w:rPr>
            <w:rFonts w:ascii="Times New Roman" w:hAnsi="Times New Roman" w:cs="Times New Roman"/>
            <w:sz w:val="24"/>
            <w:szCs w:val="24"/>
          </w:rPr>
          <w:delText>legacy sig</w:delText>
        </w:r>
      </w:del>
      <w:ins w:id="573" w:author="Sanjeevani Arora" w:date="2021-03-16T12:42:00Z">
        <w:r w:rsidR="0078707B">
          <w:rPr>
            <w:rFonts w:ascii="Times New Roman" w:hAnsi="Times New Roman" w:cs="Times New Roman"/>
            <w:sz w:val="24"/>
            <w:szCs w:val="24"/>
          </w:rPr>
          <w:t>COSMIC Legacy SBS refitting</w:t>
        </w:r>
      </w:ins>
      <w:del w:id="574" w:author="Sanjeevani Arora" w:date="2021-03-16T12:42:00Z">
        <w:r w:rsidR="00B63B8F" w:rsidDel="0078707B">
          <w:rPr>
            <w:rFonts w:ascii="Times New Roman" w:hAnsi="Times New Roman" w:cs="Times New Roman"/>
            <w:sz w:val="24"/>
            <w:szCs w:val="24"/>
          </w:rPr>
          <w:delText>natures</w:delText>
        </w:r>
      </w:del>
      <w:r w:rsidR="00B63B8F">
        <w:rPr>
          <w:rFonts w:ascii="Times New Roman" w:hAnsi="Times New Roman" w:cs="Times New Roman"/>
          <w:sz w:val="24"/>
          <w:szCs w:val="24"/>
        </w:rPr>
        <w:t>.</w:t>
      </w:r>
      <w:r w:rsidR="00096D7C">
        <w:rPr>
          <w:rFonts w:ascii="Times New Roman" w:hAnsi="Times New Roman" w:cs="Times New Roman"/>
          <w:sz w:val="24"/>
          <w:szCs w:val="24"/>
        </w:rPr>
        <w:t xml:space="preserve"> </w:t>
      </w:r>
      <w:del w:id="575" w:author="Pandey,Palash" w:date="2021-03-17T13:30:00Z">
        <w:r w:rsidR="00096D7C" w:rsidRPr="0078707B" w:rsidDel="00A6720F">
          <w:rPr>
            <w:rFonts w:ascii="Times New Roman" w:hAnsi="Times New Roman" w:cs="Times New Roman"/>
            <w:strike/>
            <w:sz w:val="24"/>
            <w:szCs w:val="24"/>
            <w:rPrChange w:id="576" w:author="Sanjeevani Arora" w:date="2021-03-16T12:42:00Z">
              <w:rPr>
                <w:rFonts w:ascii="Times New Roman" w:hAnsi="Times New Roman" w:cs="Times New Roman"/>
                <w:sz w:val="24"/>
                <w:szCs w:val="24"/>
              </w:rPr>
            </w:rPrChange>
          </w:rPr>
          <w:delText xml:space="preserve">While mismatch repair plays a role in AML, COSMIC v3 signatures may signify that treatment may </w:delText>
        </w:r>
        <w:r w:rsidR="00636CBB" w:rsidRPr="0078707B" w:rsidDel="00A6720F">
          <w:rPr>
            <w:rFonts w:ascii="Times New Roman" w:hAnsi="Times New Roman" w:cs="Times New Roman"/>
            <w:strike/>
            <w:sz w:val="24"/>
            <w:szCs w:val="24"/>
            <w:rPrChange w:id="577" w:author="Sanjeevani Arora" w:date="2021-03-16T12:42:00Z">
              <w:rPr>
                <w:rFonts w:ascii="Times New Roman" w:hAnsi="Times New Roman" w:cs="Times New Roman"/>
                <w:sz w:val="24"/>
                <w:szCs w:val="24"/>
              </w:rPr>
            </w:rPrChange>
          </w:rPr>
          <w:delText xml:space="preserve">significantly </w:delText>
        </w:r>
        <w:r w:rsidR="00096D7C" w:rsidRPr="0078707B" w:rsidDel="00A6720F">
          <w:rPr>
            <w:rFonts w:ascii="Times New Roman" w:hAnsi="Times New Roman" w:cs="Times New Roman"/>
            <w:strike/>
            <w:sz w:val="24"/>
            <w:szCs w:val="24"/>
            <w:rPrChange w:id="578" w:author="Sanjeevani Arora" w:date="2021-03-16T12:42:00Z">
              <w:rPr>
                <w:rFonts w:ascii="Times New Roman" w:hAnsi="Times New Roman" w:cs="Times New Roman"/>
                <w:sz w:val="24"/>
                <w:szCs w:val="24"/>
              </w:rPr>
            </w:rPrChange>
          </w:rPr>
          <w:delText xml:space="preserve">contribute to the overall </w:delText>
        </w:r>
        <w:commentRangeStart w:id="579"/>
        <w:r w:rsidR="00096D7C" w:rsidRPr="0078707B" w:rsidDel="00A6720F">
          <w:rPr>
            <w:rFonts w:ascii="Times New Roman" w:hAnsi="Times New Roman" w:cs="Times New Roman"/>
            <w:strike/>
            <w:sz w:val="24"/>
            <w:szCs w:val="24"/>
            <w:rPrChange w:id="580" w:author="Sanjeevani Arora" w:date="2021-03-16T12:42:00Z">
              <w:rPr>
                <w:rFonts w:ascii="Times New Roman" w:hAnsi="Times New Roman" w:cs="Times New Roman"/>
                <w:sz w:val="24"/>
                <w:szCs w:val="24"/>
              </w:rPr>
            </w:rPrChange>
          </w:rPr>
          <w:delText>signatures</w:delText>
        </w:r>
        <w:commentRangeEnd w:id="579"/>
        <w:r w:rsidR="0078707B" w:rsidDel="00A6720F">
          <w:rPr>
            <w:rStyle w:val="CommentReference"/>
          </w:rPr>
          <w:commentReference w:id="579"/>
        </w:r>
        <w:r w:rsidR="00096D7C" w:rsidRPr="0078707B" w:rsidDel="00A6720F">
          <w:rPr>
            <w:rFonts w:ascii="Times New Roman" w:hAnsi="Times New Roman" w:cs="Times New Roman"/>
            <w:strike/>
            <w:sz w:val="24"/>
            <w:szCs w:val="24"/>
            <w:rPrChange w:id="581" w:author="Sanjeevani Arora" w:date="2021-03-16T12:42:00Z">
              <w:rPr>
                <w:rFonts w:ascii="Times New Roman" w:hAnsi="Times New Roman" w:cs="Times New Roman"/>
                <w:sz w:val="24"/>
                <w:szCs w:val="24"/>
              </w:rPr>
            </w:rPrChange>
          </w:rPr>
          <w:delText>.</w:delText>
        </w:r>
      </w:del>
      <w:ins w:id="582" w:author="Pandey,Palash" w:date="2021-03-17T13:30:00Z">
        <w:r w:rsidR="00A6720F">
          <w:rPr>
            <w:rFonts w:ascii="Times New Roman" w:hAnsi="Times New Roman" w:cs="Times New Roman"/>
            <w:strike/>
            <w:sz w:val="24"/>
            <w:szCs w:val="24"/>
          </w:rPr>
          <w:t>=</w:t>
        </w:r>
      </w:ins>
    </w:p>
    <w:p w14:paraId="03650F73" w14:textId="3DD2849F" w:rsidR="00C5262E" w:rsidDel="00825421" w:rsidRDefault="00C5262E" w:rsidP="00D30079">
      <w:pPr>
        <w:jc w:val="both"/>
        <w:rPr>
          <w:del w:id="583" w:author="Sanjeevani Arora" w:date="2021-03-16T12:42:00Z"/>
          <w:rFonts w:ascii="Times New Roman" w:hAnsi="Times New Roman" w:cs="Times New Roman"/>
          <w:b/>
          <w:bCs/>
          <w:sz w:val="24"/>
          <w:szCs w:val="24"/>
        </w:rPr>
      </w:pPr>
    </w:p>
    <w:p w14:paraId="50369A2F" w14:textId="77777777" w:rsidR="00095F17" w:rsidRPr="00BC399B" w:rsidRDefault="00095F17"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584"/>
      <w:r w:rsidRPr="00BC399B">
        <w:rPr>
          <w:rFonts w:ascii="Times New Roman" w:hAnsi="Times New Roman" w:cs="Times New Roman"/>
          <w:b/>
          <w:bCs/>
          <w:sz w:val="24"/>
          <w:szCs w:val="24"/>
        </w:rPr>
        <w:t xml:space="preserve">Table 1. </w:t>
      </w:r>
      <w:commentRangeEnd w:id="584"/>
      <w:r w:rsidRPr="00D30079">
        <w:rPr>
          <w:rStyle w:val="CommentReference"/>
          <w:rFonts w:ascii="Times New Roman" w:hAnsi="Times New Roman" w:cs="Times New Roman"/>
          <w:b/>
          <w:bCs/>
          <w:sz w:val="24"/>
          <w:szCs w:val="24"/>
        </w:rPr>
        <w:commentReference w:id="584"/>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3BCF8D0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r w:rsidR="0026490B">
              <w:rPr>
                <w:rFonts w:ascii="Times New Roman" w:hAnsi="Times New Roman" w:cs="Times New Roman"/>
                <w:sz w:val="24"/>
                <w:szCs w:val="24"/>
              </w:rPr>
              <w:t xml:space="preserve">SBS </w:t>
            </w:r>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4A59E14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 V3</w:t>
            </w:r>
            <w:r w:rsidR="0026490B">
              <w:rPr>
                <w:rFonts w:ascii="Times New Roman" w:hAnsi="Times New Roman" w:cs="Times New Roman"/>
                <w:sz w:val="24"/>
                <w:szCs w:val="24"/>
              </w:rPr>
              <w:t xml:space="preserve"> SBS</w:t>
            </w:r>
            <w:r w:rsidR="00BD6EEC">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7FE50249"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r w:rsidR="0026490B">
              <w:rPr>
                <w:rFonts w:ascii="Times New Roman" w:hAnsi="Times New Roman" w:cs="Times New Roman"/>
                <w:sz w:val="24"/>
                <w:szCs w:val="24"/>
              </w:rPr>
              <w:t xml:space="preserve">SBS </w:t>
            </w:r>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8" w:author="Rosen,Gail" w:date="2021-02-26T09:14:00Z" w:initials="R">
    <w:p w14:paraId="39E1652A" w14:textId="47B8B0DB" w:rsidR="005C4D99" w:rsidRDefault="005C4D99">
      <w:pPr>
        <w:pStyle w:val="CommentText"/>
      </w:pPr>
      <w:r>
        <w:rPr>
          <w:rStyle w:val="CommentReference"/>
        </w:rPr>
        <w:annotationRef/>
      </w:r>
      <w:r>
        <w:t>Palash, since I’m a little more permanent at Drexel, I think that I should be the contact author.  But I know this makes submitting the manuscript difficult.  Let’s talk about this.</w:t>
      </w:r>
    </w:p>
  </w:comment>
  <w:comment w:id="7"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13" w:author="Sanjeevani Arora" w:date="2021-02-24T10:24:00Z" w:initials="SA">
    <w:p w14:paraId="4722D86B" w14:textId="77777777" w:rsidR="00B00F84" w:rsidRDefault="00B00F84">
      <w:pPr>
        <w:pStyle w:val="CommentText"/>
      </w:pPr>
      <w:r>
        <w:rPr>
          <w:rStyle w:val="CommentReference"/>
        </w:rPr>
        <w:annotationRef/>
      </w:r>
      <w:r>
        <w:t>Cite Alexandrov LB 2013 and this paper</w:t>
      </w:r>
    </w:p>
    <w:p w14:paraId="7E3D3756" w14:textId="509195C0" w:rsidR="00B00F84" w:rsidRDefault="00B00F84">
      <w:pPr>
        <w:pStyle w:val="CommentText"/>
      </w:pPr>
      <w:r w:rsidRPr="00B00F84">
        <w:t>https://www.nature.com/articles/s41586-020-1943-3</w:t>
      </w:r>
    </w:p>
  </w:comment>
  <w:comment w:id="15"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19" w:author="Sanjeevani Arora" w:date="2021-02-24T10:16:00Z" w:initials="SA">
    <w:p w14:paraId="043FD8DA" w14:textId="4ADDF27F" w:rsidR="00203311" w:rsidRDefault="00203311">
      <w:pPr>
        <w:pStyle w:val="CommentText"/>
      </w:pPr>
      <w:r>
        <w:rPr>
          <w:rStyle w:val="CommentReference"/>
        </w:rPr>
        <w:annotationRef/>
      </w:r>
      <w:r>
        <w:t>include SBS here..</w:t>
      </w:r>
    </w:p>
  </w:comment>
  <w:comment w:id="22" w:author="Rosen,Gail" w:date="2021-03-01T11:51:00Z" w:initials="R">
    <w:p w14:paraId="417246F4" w14:textId="5A257987" w:rsidR="007703B4" w:rsidRDefault="007703B4">
      <w:pPr>
        <w:pStyle w:val="CommentText"/>
      </w:pPr>
      <w:r>
        <w:rPr>
          <w:rStyle w:val="CommentReference"/>
        </w:rPr>
        <w:annotationRef/>
      </w:r>
      <w:r>
        <w:t>Refitting?</w:t>
      </w:r>
    </w:p>
  </w:comment>
  <w:comment w:id="26" w:author="Sanjeevani Arora" w:date="2021-03-16T11:38:00Z" w:initials="SA">
    <w:p w14:paraId="7C6E5E0E" w14:textId="5CF2299D" w:rsidR="00FA13A5" w:rsidRDefault="00FA13A5">
      <w:pPr>
        <w:pStyle w:val="CommentText"/>
      </w:pPr>
      <w:r>
        <w:rPr>
          <w:rStyle w:val="CommentReference"/>
        </w:rPr>
        <w:annotationRef/>
      </w:r>
      <w:r>
        <w:t>Why is this a number here? Other refs are text…</w:t>
      </w:r>
    </w:p>
  </w:comment>
  <w:comment w:id="28"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29"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31"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32"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44" w:author="Sanjeevani Arora" w:date="2021-03-16T11:43:00Z" w:initials="SA">
    <w:p w14:paraId="2CC21857" w14:textId="65299B41" w:rsidR="00013227" w:rsidRDefault="00013227">
      <w:pPr>
        <w:pStyle w:val="CommentText"/>
      </w:pPr>
      <w:r>
        <w:rPr>
          <w:rStyle w:val="CommentReference"/>
        </w:rPr>
        <w:annotationRef/>
      </w:r>
      <w:r>
        <w:t xml:space="preserve">May be edit to – rational </w:t>
      </w:r>
    </w:p>
  </w:comment>
  <w:comment w:id="274" w:author="Rosen,Gail" w:date="2021-03-16T16:06:00Z" w:initials="R">
    <w:p w14:paraId="32609C58" w14:textId="799B7B7B" w:rsidR="00E01603" w:rsidRDefault="00E01603">
      <w:pPr>
        <w:pStyle w:val="CommentText"/>
      </w:pPr>
      <w:r>
        <w:rPr>
          <w:rStyle w:val="CommentReference"/>
        </w:rPr>
        <w:annotationRef/>
      </w:r>
      <w:r>
        <w:t>Each reference has a different YEAR format.. please fix!</w:t>
      </w:r>
    </w:p>
  </w:comment>
  <w:comment w:id="287" w:author="Sanjeevani Arora" w:date="2021-03-16T12:02:00Z" w:initials="SA">
    <w:p w14:paraId="7E511785" w14:textId="28DB9898" w:rsidR="00EE4B64" w:rsidRDefault="00EE4B64">
      <w:pPr>
        <w:pStyle w:val="CommentText"/>
      </w:pPr>
      <w:r>
        <w:rPr>
          <w:rStyle w:val="CommentReference"/>
        </w:rPr>
        <w:annotationRef/>
      </w:r>
      <w:r>
        <w:t xml:space="preserve">Cite this- </w:t>
      </w:r>
    </w:p>
    <w:p w14:paraId="108AB6C4" w14:textId="79925844" w:rsidR="00EE4B64" w:rsidRDefault="00EE4B64">
      <w:pPr>
        <w:pStyle w:val="CommentText"/>
      </w:pPr>
      <w:r w:rsidRPr="00EE4B64">
        <w:t>https://www.frontiersin.org/articles/10.3389/fgene.2021.628758/full</w:t>
      </w:r>
    </w:p>
  </w:comment>
  <w:comment w:id="305" w:author="Sanjeevani Arora" w:date="2021-03-16T12:02:00Z" w:initials="SA">
    <w:p w14:paraId="0D3152D8" w14:textId="782BCFCB" w:rsidR="0034083C" w:rsidRDefault="0034083C">
      <w:pPr>
        <w:pStyle w:val="CommentText"/>
      </w:pPr>
      <w:r>
        <w:rPr>
          <w:rStyle w:val="CommentReference"/>
        </w:rPr>
        <w:annotationRef/>
      </w:r>
      <w:r>
        <w:t>edit this reference, not sure why this is separate from refs..</w:t>
      </w:r>
    </w:p>
  </w:comment>
  <w:comment w:id="488" w:author="Rosen,Gail" w:date="2021-03-01T11:07:00Z" w:initials="R">
    <w:p w14:paraId="1FAA3CD3" w14:textId="6DDB6FAA" w:rsidR="00C369F0" w:rsidRDefault="008C42E2">
      <w:pPr>
        <w:pStyle w:val="CommentText"/>
      </w:pPr>
      <w:r>
        <w:rPr>
          <w:rStyle w:val="CommentReference"/>
        </w:rPr>
        <w:annotationRef/>
      </w:r>
      <w:r>
        <w:t>how’s the combo (to enlarge) and the scatterplot going</w:t>
      </w:r>
      <w:r w:rsidR="00C369F0">
        <w:t>.  If combo’d change to A-&gt;D … 4 panels</w:t>
      </w:r>
      <w:r w:rsidR="00143A45">
        <w:t>.  Make sure that you change legend in the RMSE panel to say COSMIC Legacy and COSMIC V3</w:t>
      </w:r>
      <w:r w:rsidR="00B63B8F">
        <w:t>; get rid of F label.  I would say to get rid of test1 or test 2.. they seem to get the same “exposure” signatures</w:t>
      </w:r>
    </w:p>
  </w:comment>
  <w:comment w:id="495" w:author="Sanjeevani Arora" w:date="2021-03-16T12:37:00Z" w:initials="SA">
    <w:p w14:paraId="23272773" w14:textId="535B5444" w:rsidR="006F7562" w:rsidRDefault="006F7562">
      <w:pPr>
        <w:pStyle w:val="CommentText"/>
      </w:pPr>
      <w:r>
        <w:rPr>
          <w:rStyle w:val="CommentReference"/>
        </w:rPr>
        <w:annotationRef/>
      </w:r>
      <w:r>
        <w:t>We already abbreviated this…</w:t>
      </w:r>
      <w:r w:rsidR="009E3B1C">
        <w:t>so used VCF</w:t>
      </w:r>
    </w:p>
  </w:comment>
  <w:comment w:id="507" w:author="Sanjeevani Arora" w:date="2021-03-16T12:43:00Z" w:initials="SA">
    <w:p w14:paraId="6B878BCC" w14:textId="38216D83" w:rsidR="00825421" w:rsidRDefault="00825421">
      <w:pPr>
        <w:pStyle w:val="CommentText"/>
      </w:pPr>
      <w:r>
        <w:rPr>
          <w:rStyle w:val="CommentReference"/>
        </w:rPr>
        <w:annotationRef/>
      </w:r>
      <w:r>
        <w:t>Should this be capital?</w:t>
      </w:r>
    </w:p>
  </w:comment>
  <w:comment w:id="511" w:author="Sanjeevani Arora" w:date="2021-03-16T12:43:00Z" w:initials="SA">
    <w:p w14:paraId="35AB4182" w14:textId="73C51A1C" w:rsidR="00825421" w:rsidRDefault="00825421">
      <w:pPr>
        <w:pStyle w:val="CommentText"/>
      </w:pPr>
      <w:r>
        <w:rPr>
          <w:rStyle w:val="CommentReference"/>
        </w:rPr>
        <w:annotationRef/>
      </w:r>
      <w:r>
        <w:t>Should this be capital?</w:t>
      </w:r>
    </w:p>
  </w:comment>
  <w:comment w:id="531" w:author="Sanjeevani Arora" w:date="2021-03-16T12:26:00Z" w:initials="SA">
    <w:p w14:paraId="5047316F" w14:textId="16C536F8" w:rsidR="009E2592" w:rsidRDefault="009E2592">
      <w:pPr>
        <w:pStyle w:val="CommentText"/>
      </w:pPr>
      <w:r>
        <w:rPr>
          <w:rStyle w:val="CommentReference"/>
        </w:rPr>
        <w:annotationRef/>
      </w:r>
      <w:r>
        <w:t xml:space="preserve">Do we really need this abbreviation? </w:t>
      </w:r>
    </w:p>
  </w:comment>
  <w:comment w:id="579" w:author="Sanjeevani Arora" w:date="2021-03-16T12:42:00Z" w:initials="SA">
    <w:p w14:paraId="57057A67" w14:textId="4C13C383" w:rsidR="0078707B" w:rsidRDefault="0078707B">
      <w:pPr>
        <w:pStyle w:val="CommentText"/>
      </w:pPr>
      <w:r>
        <w:rPr>
          <w:rStyle w:val="CommentReference"/>
        </w:rPr>
        <w:annotationRef/>
      </w:r>
      <w:r>
        <w:t>Don’t think we need this?</w:t>
      </w:r>
    </w:p>
  </w:comment>
  <w:comment w:id="584"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57E1F9" w15:done="1"/>
  <w15:commentEx w15:paraId="39E1652A" w15:done="1"/>
  <w15:commentEx w15:paraId="091483E9" w15:done="1"/>
  <w15:commentEx w15:paraId="7E3D3756" w15:done="1"/>
  <w15:commentEx w15:paraId="2D613E4F" w15:done="1"/>
  <w15:commentEx w15:paraId="043FD8DA" w15:done="0"/>
  <w15:commentEx w15:paraId="417246F4" w15:done="0"/>
  <w15:commentEx w15:paraId="7C6E5E0E" w15:done="0"/>
  <w15:commentEx w15:paraId="7FF04447" w15:done="1"/>
  <w15:commentEx w15:paraId="584C03F2" w15:done="1"/>
  <w15:commentEx w15:paraId="07F30910" w15:done="1"/>
  <w15:commentEx w15:paraId="5ED9F496" w15:done="1"/>
  <w15:commentEx w15:paraId="2CC21857" w15:done="0"/>
  <w15:commentEx w15:paraId="32609C58" w15:done="0"/>
  <w15:commentEx w15:paraId="108AB6C4" w15:done="0"/>
  <w15:commentEx w15:paraId="0D3152D8" w15:done="0"/>
  <w15:commentEx w15:paraId="1FAA3CD3" w15:done="0"/>
  <w15:commentEx w15:paraId="23272773" w15:done="0"/>
  <w15:commentEx w15:paraId="6B878BCC" w15:done="0"/>
  <w15:commentEx w15:paraId="35AB4182" w15:done="0"/>
  <w15:commentEx w15:paraId="5047316F" w15:done="0"/>
  <w15:commentEx w15:paraId="57057A67"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0AF52" w16cex:dateUtc="2021-02-24T15:56:00Z"/>
  <w16cex:commentExtensible w16cex:durableId="23E33A77" w16cex:dateUtc="2021-02-26T14:14:00Z"/>
  <w16cex:commentExtensible w16cex:durableId="23E77571" w16cex:dateUtc="2021-03-01T19:15: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FB173B" w16cex:dateUtc="2021-03-16T15:38: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FB1877" w16cex:dateUtc="2021-03-16T15:43:00Z"/>
  <w16cex:commentExtensible w16cex:durableId="23FB5611" w16cex:dateUtc="2021-03-16T20:06:00Z"/>
  <w16cex:commentExtensible w16cex:durableId="23FB1CC9" w16cex:dateUtc="2021-03-16T16:02:00Z"/>
  <w16cex:commentExtensible w16cex:durableId="23FB1CDF" w16cex:dateUtc="2021-03-16T16:02:00Z"/>
  <w16cex:commentExtensible w16cex:durableId="23E74984" w16cex:dateUtc="2021-03-01T16:07:00Z"/>
  <w16cex:commentExtensible w16cex:durableId="23FB24F5" w16cex:dateUtc="2021-03-16T16:37:00Z"/>
  <w16cex:commentExtensible w16cex:durableId="23FB2669" w16cex:dateUtc="2021-03-16T16:43:00Z"/>
  <w16cex:commentExtensible w16cex:durableId="23FB2661" w16cex:dateUtc="2021-03-16T16:43:00Z"/>
  <w16cex:commentExtensible w16cex:durableId="23FB2274" w16cex:dateUtc="2021-03-16T16:26:00Z"/>
  <w16cex:commentExtensible w16cex:durableId="23FB2645" w16cex:dateUtc="2021-03-16T16:42: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57E1F9" w16cid:durableId="23E0AF52"/>
  <w16cid:commentId w16cid:paraId="39E1652A" w16cid:durableId="23E33A77"/>
  <w16cid:commentId w16cid:paraId="091483E9" w16cid:durableId="23E77571"/>
  <w16cid:commentId w16cid:paraId="7E3D3756" w16cid:durableId="23E0A7F1"/>
  <w16cid:commentId w16cid:paraId="2D613E4F" w16cid:durableId="23E0A595"/>
  <w16cid:commentId w16cid:paraId="043FD8DA" w16cid:durableId="23E0A60C"/>
  <w16cid:commentId w16cid:paraId="417246F4" w16cid:durableId="23E753D4"/>
  <w16cid:commentId w16cid:paraId="7C6E5E0E" w16cid:durableId="23FB173B"/>
  <w16cid:commentId w16cid:paraId="7FF04447" w16cid:durableId="23E0AC43"/>
  <w16cid:commentId w16cid:paraId="584C03F2" w16cid:durableId="23DFB727"/>
  <w16cid:commentId w16cid:paraId="07F30910" w16cid:durableId="23E75908"/>
  <w16cid:commentId w16cid:paraId="5ED9F496" w16cid:durableId="23DFBB9B"/>
  <w16cid:commentId w16cid:paraId="2CC21857" w16cid:durableId="23FB1877"/>
  <w16cid:commentId w16cid:paraId="32609C58" w16cid:durableId="23FB5611"/>
  <w16cid:commentId w16cid:paraId="108AB6C4" w16cid:durableId="23FB1CC9"/>
  <w16cid:commentId w16cid:paraId="0D3152D8" w16cid:durableId="23FB1CDF"/>
  <w16cid:commentId w16cid:paraId="1FAA3CD3" w16cid:durableId="23E74984"/>
  <w16cid:commentId w16cid:paraId="23272773" w16cid:durableId="23FB24F5"/>
  <w16cid:commentId w16cid:paraId="6B878BCC" w16cid:durableId="23FB2669"/>
  <w16cid:commentId w16cid:paraId="35AB4182" w16cid:durableId="23FB2661"/>
  <w16cid:commentId w16cid:paraId="5047316F" w16cid:durableId="23FB2274"/>
  <w16cid:commentId w16cid:paraId="57057A67" w16cid:durableId="23FB2645"/>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en,Gail">
    <w15:presenceInfo w15:providerId="AD" w15:userId="S::glr26@drexel.edu::82315a72-623c-4aeb-a94a-5fb146c055ec"/>
  </w15:person>
  <w15:person w15:author="Pandey,Palash">
    <w15:presenceInfo w15:providerId="None" w15:userId="Pandey,Pal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trackRevisions/>
  <w:documentProtection w:edit="trackedChanges" w:enforcement="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7362"/>
    <w:rsid w:val="00011B9A"/>
    <w:rsid w:val="00013227"/>
    <w:rsid w:val="0001699C"/>
    <w:rsid w:val="0002555F"/>
    <w:rsid w:val="000278B8"/>
    <w:rsid w:val="000367AB"/>
    <w:rsid w:val="0004178F"/>
    <w:rsid w:val="00051078"/>
    <w:rsid w:val="00063CFE"/>
    <w:rsid w:val="0006480F"/>
    <w:rsid w:val="0006572F"/>
    <w:rsid w:val="00070DE9"/>
    <w:rsid w:val="0008090C"/>
    <w:rsid w:val="000851BF"/>
    <w:rsid w:val="000871FD"/>
    <w:rsid w:val="00095F17"/>
    <w:rsid w:val="00096D7C"/>
    <w:rsid w:val="000A048C"/>
    <w:rsid w:val="000A3DC5"/>
    <w:rsid w:val="000A6B02"/>
    <w:rsid w:val="000B0C6E"/>
    <w:rsid w:val="000B76AA"/>
    <w:rsid w:val="000C31F4"/>
    <w:rsid w:val="000C7B5A"/>
    <w:rsid w:val="000D1708"/>
    <w:rsid w:val="000D1A39"/>
    <w:rsid w:val="000D1F03"/>
    <w:rsid w:val="000D2D25"/>
    <w:rsid w:val="000D6F48"/>
    <w:rsid w:val="000F04E0"/>
    <w:rsid w:val="000F3FD1"/>
    <w:rsid w:val="000F4937"/>
    <w:rsid w:val="001015DE"/>
    <w:rsid w:val="00113F78"/>
    <w:rsid w:val="00114125"/>
    <w:rsid w:val="001259C9"/>
    <w:rsid w:val="00131418"/>
    <w:rsid w:val="001326E8"/>
    <w:rsid w:val="0013466F"/>
    <w:rsid w:val="00137BFF"/>
    <w:rsid w:val="001405B6"/>
    <w:rsid w:val="00143A45"/>
    <w:rsid w:val="0014685F"/>
    <w:rsid w:val="00153E5C"/>
    <w:rsid w:val="00155D4B"/>
    <w:rsid w:val="0016242E"/>
    <w:rsid w:val="00164036"/>
    <w:rsid w:val="0017542E"/>
    <w:rsid w:val="00180133"/>
    <w:rsid w:val="00183EF9"/>
    <w:rsid w:val="00187239"/>
    <w:rsid w:val="0019257C"/>
    <w:rsid w:val="001930FD"/>
    <w:rsid w:val="00194217"/>
    <w:rsid w:val="00194345"/>
    <w:rsid w:val="001C3468"/>
    <w:rsid w:val="001C5E3C"/>
    <w:rsid w:val="001D6120"/>
    <w:rsid w:val="001D6FB4"/>
    <w:rsid w:val="001E2873"/>
    <w:rsid w:val="001E539E"/>
    <w:rsid w:val="001F7CD1"/>
    <w:rsid w:val="00203311"/>
    <w:rsid w:val="0020777D"/>
    <w:rsid w:val="0021109B"/>
    <w:rsid w:val="00211BD9"/>
    <w:rsid w:val="00212092"/>
    <w:rsid w:val="002121B7"/>
    <w:rsid w:val="00216DC3"/>
    <w:rsid w:val="00224CBE"/>
    <w:rsid w:val="0022515E"/>
    <w:rsid w:val="00227B41"/>
    <w:rsid w:val="00233B71"/>
    <w:rsid w:val="00235E0F"/>
    <w:rsid w:val="0023628A"/>
    <w:rsid w:val="00251003"/>
    <w:rsid w:val="00251E79"/>
    <w:rsid w:val="0026490B"/>
    <w:rsid w:val="00266EB1"/>
    <w:rsid w:val="002726D8"/>
    <w:rsid w:val="00286E23"/>
    <w:rsid w:val="00290C1E"/>
    <w:rsid w:val="00295110"/>
    <w:rsid w:val="002963BF"/>
    <w:rsid w:val="00296C94"/>
    <w:rsid w:val="002B0E34"/>
    <w:rsid w:val="002B3097"/>
    <w:rsid w:val="002C0431"/>
    <w:rsid w:val="002C3168"/>
    <w:rsid w:val="002D0FF4"/>
    <w:rsid w:val="002D11FC"/>
    <w:rsid w:val="002D386A"/>
    <w:rsid w:val="002E7362"/>
    <w:rsid w:val="002E7377"/>
    <w:rsid w:val="002E799F"/>
    <w:rsid w:val="002F5813"/>
    <w:rsid w:val="002F66E6"/>
    <w:rsid w:val="003023B9"/>
    <w:rsid w:val="0030427D"/>
    <w:rsid w:val="0031038E"/>
    <w:rsid w:val="00321647"/>
    <w:rsid w:val="00323E48"/>
    <w:rsid w:val="00324642"/>
    <w:rsid w:val="0032764B"/>
    <w:rsid w:val="00337B06"/>
    <w:rsid w:val="0034083C"/>
    <w:rsid w:val="003443CA"/>
    <w:rsid w:val="0035677F"/>
    <w:rsid w:val="00357F2E"/>
    <w:rsid w:val="003702AC"/>
    <w:rsid w:val="00375864"/>
    <w:rsid w:val="003760CE"/>
    <w:rsid w:val="00376DA3"/>
    <w:rsid w:val="003813F8"/>
    <w:rsid w:val="00385A4E"/>
    <w:rsid w:val="00392E13"/>
    <w:rsid w:val="00396676"/>
    <w:rsid w:val="003A101F"/>
    <w:rsid w:val="003A1CDA"/>
    <w:rsid w:val="003A54D5"/>
    <w:rsid w:val="003B4B74"/>
    <w:rsid w:val="003B7757"/>
    <w:rsid w:val="003C224A"/>
    <w:rsid w:val="003D74BE"/>
    <w:rsid w:val="003E198F"/>
    <w:rsid w:val="003E2A77"/>
    <w:rsid w:val="003E50E0"/>
    <w:rsid w:val="004049D7"/>
    <w:rsid w:val="00406FDC"/>
    <w:rsid w:val="00412564"/>
    <w:rsid w:val="0041618D"/>
    <w:rsid w:val="00424062"/>
    <w:rsid w:val="004248A0"/>
    <w:rsid w:val="0042639D"/>
    <w:rsid w:val="004307CF"/>
    <w:rsid w:val="004319E4"/>
    <w:rsid w:val="00441164"/>
    <w:rsid w:val="004438E8"/>
    <w:rsid w:val="00443CF9"/>
    <w:rsid w:val="0044583A"/>
    <w:rsid w:val="00453EBC"/>
    <w:rsid w:val="00460761"/>
    <w:rsid w:val="004703D4"/>
    <w:rsid w:val="00472AF6"/>
    <w:rsid w:val="004736E4"/>
    <w:rsid w:val="004753F2"/>
    <w:rsid w:val="00483DD2"/>
    <w:rsid w:val="004873B0"/>
    <w:rsid w:val="0049749B"/>
    <w:rsid w:val="004A10D9"/>
    <w:rsid w:val="004A4986"/>
    <w:rsid w:val="004F2739"/>
    <w:rsid w:val="004F56A4"/>
    <w:rsid w:val="00504057"/>
    <w:rsid w:val="005107FD"/>
    <w:rsid w:val="00513968"/>
    <w:rsid w:val="0051683E"/>
    <w:rsid w:val="00517E4E"/>
    <w:rsid w:val="005222E7"/>
    <w:rsid w:val="005244E8"/>
    <w:rsid w:val="0053613F"/>
    <w:rsid w:val="00542BF2"/>
    <w:rsid w:val="0054574F"/>
    <w:rsid w:val="00553C93"/>
    <w:rsid w:val="005540F4"/>
    <w:rsid w:val="0058047F"/>
    <w:rsid w:val="00581267"/>
    <w:rsid w:val="005922A4"/>
    <w:rsid w:val="00596D2E"/>
    <w:rsid w:val="005A259D"/>
    <w:rsid w:val="005A3674"/>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9A6"/>
    <w:rsid w:val="00616F8D"/>
    <w:rsid w:val="00617615"/>
    <w:rsid w:val="006242A2"/>
    <w:rsid w:val="006318D8"/>
    <w:rsid w:val="00636CBB"/>
    <w:rsid w:val="006451B9"/>
    <w:rsid w:val="00647FD4"/>
    <w:rsid w:val="006623A6"/>
    <w:rsid w:val="00672323"/>
    <w:rsid w:val="00684BB8"/>
    <w:rsid w:val="00690D08"/>
    <w:rsid w:val="00694840"/>
    <w:rsid w:val="00694F09"/>
    <w:rsid w:val="006A0C52"/>
    <w:rsid w:val="006A78D2"/>
    <w:rsid w:val="006B11FA"/>
    <w:rsid w:val="006B4698"/>
    <w:rsid w:val="006B5F37"/>
    <w:rsid w:val="006C11DF"/>
    <w:rsid w:val="006C35FD"/>
    <w:rsid w:val="006D10C8"/>
    <w:rsid w:val="006D14C1"/>
    <w:rsid w:val="006D34F8"/>
    <w:rsid w:val="006E0B44"/>
    <w:rsid w:val="006F0B8A"/>
    <w:rsid w:val="006F20C2"/>
    <w:rsid w:val="006F47B3"/>
    <w:rsid w:val="006F69A4"/>
    <w:rsid w:val="006F7562"/>
    <w:rsid w:val="007202ED"/>
    <w:rsid w:val="00727C16"/>
    <w:rsid w:val="00732874"/>
    <w:rsid w:val="00742289"/>
    <w:rsid w:val="00744402"/>
    <w:rsid w:val="00747824"/>
    <w:rsid w:val="00747CFA"/>
    <w:rsid w:val="00750FF8"/>
    <w:rsid w:val="007547CA"/>
    <w:rsid w:val="007606F1"/>
    <w:rsid w:val="0076699D"/>
    <w:rsid w:val="007703B4"/>
    <w:rsid w:val="0078707B"/>
    <w:rsid w:val="00792106"/>
    <w:rsid w:val="00796F75"/>
    <w:rsid w:val="0079740F"/>
    <w:rsid w:val="007A73EC"/>
    <w:rsid w:val="007B5C0C"/>
    <w:rsid w:val="007C0711"/>
    <w:rsid w:val="007D18C1"/>
    <w:rsid w:val="007D32C1"/>
    <w:rsid w:val="007E6EB9"/>
    <w:rsid w:val="00812A1D"/>
    <w:rsid w:val="008242CA"/>
    <w:rsid w:val="00825421"/>
    <w:rsid w:val="00830325"/>
    <w:rsid w:val="00833AFC"/>
    <w:rsid w:val="008343DE"/>
    <w:rsid w:val="008351EE"/>
    <w:rsid w:val="008448B2"/>
    <w:rsid w:val="008517FE"/>
    <w:rsid w:val="00852B2F"/>
    <w:rsid w:val="008566DD"/>
    <w:rsid w:val="00856960"/>
    <w:rsid w:val="00856BAD"/>
    <w:rsid w:val="00865817"/>
    <w:rsid w:val="008716CA"/>
    <w:rsid w:val="00876322"/>
    <w:rsid w:val="008767F9"/>
    <w:rsid w:val="00882C7B"/>
    <w:rsid w:val="00883D9C"/>
    <w:rsid w:val="00887CBD"/>
    <w:rsid w:val="008A00A1"/>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E761B"/>
    <w:rsid w:val="008F26E2"/>
    <w:rsid w:val="008F343E"/>
    <w:rsid w:val="008F5028"/>
    <w:rsid w:val="008F5DD2"/>
    <w:rsid w:val="008F6DD5"/>
    <w:rsid w:val="0090065D"/>
    <w:rsid w:val="009024E5"/>
    <w:rsid w:val="00905EC3"/>
    <w:rsid w:val="00911E09"/>
    <w:rsid w:val="00920FFF"/>
    <w:rsid w:val="00924006"/>
    <w:rsid w:val="00932981"/>
    <w:rsid w:val="009353CB"/>
    <w:rsid w:val="00935ACE"/>
    <w:rsid w:val="0093742F"/>
    <w:rsid w:val="00942E12"/>
    <w:rsid w:val="00942FDB"/>
    <w:rsid w:val="00946077"/>
    <w:rsid w:val="00950428"/>
    <w:rsid w:val="00950EAE"/>
    <w:rsid w:val="009539F1"/>
    <w:rsid w:val="00954D86"/>
    <w:rsid w:val="0095709E"/>
    <w:rsid w:val="0098129C"/>
    <w:rsid w:val="009916AB"/>
    <w:rsid w:val="009A150C"/>
    <w:rsid w:val="009A3279"/>
    <w:rsid w:val="009A34F5"/>
    <w:rsid w:val="009A4F82"/>
    <w:rsid w:val="009B2371"/>
    <w:rsid w:val="009B7FD8"/>
    <w:rsid w:val="009D2C92"/>
    <w:rsid w:val="009D6AE5"/>
    <w:rsid w:val="009E2592"/>
    <w:rsid w:val="009E3B1C"/>
    <w:rsid w:val="009E60A9"/>
    <w:rsid w:val="009E6689"/>
    <w:rsid w:val="009E7FE9"/>
    <w:rsid w:val="009F192B"/>
    <w:rsid w:val="00A02DE2"/>
    <w:rsid w:val="00A03501"/>
    <w:rsid w:val="00A16E04"/>
    <w:rsid w:val="00A41417"/>
    <w:rsid w:val="00A42D60"/>
    <w:rsid w:val="00A42E2C"/>
    <w:rsid w:val="00A653D1"/>
    <w:rsid w:val="00A6720F"/>
    <w:rsid w:val="00A71B5B"/>
    <w:rsid w:val="00A7296C"/>
    <w:rsid w:val="00A75C54"/>
    <w:rsid w:val="00A80CD6"/>
    <w:rsid w:val="00A80ED5"/>
    <w:rsid w:val="00A81187"/>
    <w:rsid w:val="00A81A5E"/>
    <w:rsid w:val="00A975D7"/>
    <w:rsid w:val="00AB0220"/>
    <w:rsid w:val="00AB4109"/>
    <w:rsid w:val="00AB4D0A"/>
    <w:rsid w:val="00AB7B32"/>
    <w:rsid w:val="00AC4E75"/>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2311"/>
    <w:rsid w:val="00BA29A8"/>
    <w:rsid w:val="00BA6D48"/>
    <w:rsid w:val="00BB235F"/>
    <w:rsid w:val="00BB2905"/>
    <w:rsid w:val="00BC36DC"/>
    <w:rsid w:val="00BC399B"/>
    <w:rsid w:val="00BC3AD7"/>
    <w:rsid w:val="00BC3C93"/>
    <w:rsid w:val="00BD4803"/>
    <w:rsid w:val="00BD67C0"/>
    <w:rsid w:val="00BD6EEC"/>
    <w:rsid w:val="00BE07BC"/>
    <w:rsid w:val="00BE2EC9"/>
    <w:rsid w:val="00BF18DD"/>
    <w:rsid w:val="00BF3404"/>
    <w:rsid w:val="00C11D86"/>
    <w:rsid w:val="00C14A1E"/>
    <w:rsid w:val="00C17082"/>
    <w:rsid w:val="00C172A7"/>
    <w:rsid w:val="00C2439A"/>
    <w:rsid w:val="00C30940"/>
    <w:rsid w:val="00C34F0D"/>
    <w:rsid w:val="00C369F0"/>
    <w:rsid w:val="00C43F02"/>
    <w:rsid w:val="00C5262E"/>
    <w:rsid w:val="00C55F03"/>
    <w:rsid w:val="00C61537"/>
    <w:rsid w:val="00C641DD"/>
    <w:rsid w:val="00C72FA3"/>
    <w:rsid w:val="00C754A6"/>
    <w:rsid w:val="00C75A10"/>
    <w:rsid w:val="00C76424"/>
    <w:rsid w:val="00C8019C"/>
    <w:rsid w:val="00C8299D"/>
    <w:rsid w:val="00C83E7E"/>
    <w:rsid w:val="00C861F0"/>
    <w:rsid w:val="00C8722E"/>
    <w:rsid w:val="00C94155"/>
    <w:rsid w:val="00C94505"/>
    <w:rsid w:val="00C95D33"/>
    <w:rsid w:val="00C97581"/>
    <w:rsid w:val="00CA3F34"/>
    <w:rsid w:val="00CB2454"/>
    <w:rsid w:val="00CD007F"/>
    <w:rsid w:val="00CD280E"/>
    <w:rsid w:val="00CE2726"/>
    <w:rsid w:val="00CE3688"/>
    <w:rsid w:val="00D04153"/>
    <w:rsid w:val="00D06B2E"/>
    <w:rsid w:val="00D1101C"/>
    <w:rsid w:val="00D16DDE"/>
    <w:rsid w:val="00D1774D"/>
    <w:rsid w:val="00D21343"/>
    <w:rsid w:val="00D230ED"/>
    <w:rsid w:val="00D24D83"/>
    <w:rsid w:val="00D30079"/>
    <w:rsid w:val="00D41551"/>
    <w:rsid w:val="00D51399"/>
    <w:rsid w:val="00D522BF"/>
    <w:rsid w:val="00D56208"/>
    <w:rsid w:val="00D56943"/>
    <w:rsid w:val="00D63A0F"/>
    <w:rsid w:val="00D72B63"/>
    <w:rsid w:val="00D9695F"/>
    <w:rsid w:val="00DA3934"/>
    <w:rsid w:val="00DB2B2A"/>
    <w:rsid w:val="00DB7471"/>
    <w:rsid w:val="00DC0AED"/>
    <w:rsid w:val="00DC10EF"/>
    <w:rsid w:val="00DC3897"/>
    <w:rsid w:val="00DD0B9F"/>
    <w:rsid w:val="00DF3913"/>
    <w:rsid w:val="00E01603"/>
    <w:rsid w:val="00E05EC6"/>
    <w:rsid w:val="00E20093"/>
    <w:rsid w:val="00E20F65"/>
    <w:rsid w:val="00E26248"/>
    <w:rsid w:val="00E3078B"/>
    <w:rsid w:val="00E330FF"/>
    <w:rsid w:val="00E33FB8"/>
    <w:rsid w:val="00E4142A"/>
    <w:rsid w:val="00E46287"/>
    <w:rsid w:val="00E46858"/>
    <w:rsid w:val="00E50C82"/>
    <w:rsid w:val="00E52EAE"/>
    <w:rsid w:val="00E61D90"/>
    <w:rsid w:val="00E63980"/>
    <w:rsid w:val="00E66586"/>
    <w:rsid w:val="00E73B14"/>
    <w:rsid w:val="00E91E65"/>
    <w:rsid w:val="00E95252"/>
    <w:rsid w:val="00EA2056"/>
    <w:rsid w:val="00EA2EAE"/>
    <w:rsid w:val="00EB676A"/>
    <w:rsid w:val="00EC3D9B"/>
    <w:rsid w:val="00ED01A5"/>
    <w:rsid w:val="00ED66F7"/>
    <w:rsid w:val="00EE4B64"/>
    <w:rsid w:val="00EE5266"/>
    <w:rsid w:val="00EF0154"/>
    <w:rsid w:val="00EF166A"/>
    <w:rsid w:val="00EF66B9"/>
    <w:rsid w:val="00F06BD0"/>
    <w:rsid w:val="00F16BBA"/>
    <w:rsid w:val="00F27762"/>
    <w:rsid w:val="00F35114"/>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13A5"/>
    <w:rsid w:val="00FA36CF"/>
    <w:rsid w:val="00FA76DB"/>
    <w:rsid w:val="00FB566B"/>
    <w:rsid w:val="00FC1022"/>
    <w:rsid w:val="00FC3081"/>
    <w:rsid w:val="00FD0632"/>
    <w:rsid w:val="00FD3C33"/>
    <w:rsid w:val="00FD3E1A"/>
    <w:rsid w:val="00FE2FBC"/>
    <w:rsid w:val="00FF03D2"/>
    <w:rsid w:val="00FF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26882235">
      <w:bodyDiv w:val="1"/>
      <w:marLeft w:val="0"/>
      <w:marRight w:val="0"/>
      <w:marTop w:val="0"/>
      <w:marBottom w:val="0"/>
      <w:divBdr>
        <w:top w:val="none" w:sz="0" w:space="0" w:color="auto"/>
        <w:left w:val="none" w:sz="0" w:space="0" w:color="auto"/>
        <w:bottom w:val="none" w:sz="0" w:space="0" w:color="auto"/>
        <w:right w:val="none" w:sz="0" w:space="0" w:color="auto"/>
      </w:divBdr>
      <w:divsChild>
        <w:div w:id="1558930572">
          <w:marLeft w:val="0"/>
          <w:marRight w:val="0"/>
          <w:marTop w:val="0"/>
          <w:marBottom w:val="0"/>
          <w:divBdr>
            <w:top w:val="none" w:sz="0" w:space="0" w:color="auto"/>
            <w:left w:val="none" w:sz="0" w:space="0" w:color="auto"/>
            <w:bottom w:val="none" w:sz="0" w:space="0" w:color="auto"/>
            <w:right w:val="none" w:sz="0" w:space="0" w:color="auto"/>
          </w:divBdr>
        </w:div>
      </w:divsChild>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597">
      <w:bodyDiv w:val="1"/>
      <w:marLeft w:val="0"/>
      <w:marRight w:val="0"/>
      <w:marTop w:val="0"/>
      <w:marBottom w:val="0"/>
      <w:divBdr>
        <w:top w:val="none" w:sz="0" w:space="0" w:color="auto"/>
        <w:left w:val="none" w:sz="0" w:space="0" w:color="auto"/>
        <w:bottom w:val="none" w:sz="0" w:space="0" w:color="auto"/>
        <w:right w:val="none" w:sz="0" w:space="0" w:color="auto"/>
      </w:divBdr>
    </w:div>
    <w:div w:id="977104860">
      <w:bodyDiv w:val="1"/>
      <w:marLeft w:val="0"/>
      <w:marRight w:val="0"/>
      <w:marTop w:val="0"/>
      <w:marBottom w:val="0"/>
      <w:divBdr>
        <w:top w:val="none" w:sz="0" w:space="0" w:color="auto"/>
        <w:left w:val="none" w:sz="0" w:space="0" w:color="auto"/>
        <w:bottom w:val="none" w:sz="0" w:space="0" w:color="auto"/>
        <w:right w:val="none" w:sz="0" w:space="0" w:color="auto"/>
      </w:divBdr>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066">
      <w:bodyDiv w:val="1"/>
      <w:marLeft w:val="0"/>
      <w:marRight w:val="0"/>
      <w:marTop w:val="0"/>
      <w:marBottom w:val="0"/>
      <w:divBdr>
        <w:top w:val="none" w:sz="0" w:space="0" w:color="auto"/>
        <w:left w:val="none" w:sz="0" w:space="0" w:color="auto"/>
        <w:bottom w:val="none" w:sz="0" w:space="0" w:color="auto"/>
        <w:right w:val="none" w:sz="0" w:space="0" w:color="auto"/>
      </w:divBdr>
    </w:div>
    <w:div w:id="1527795844">
      <w:bodyDiv w:val="1"/>
      <w:marLeft w:val="0"/>
      <w:marRight w:val="0"/>
      <w:marTop w:val="0"/>
      <w:marBottom w:val="0"/>
      <w:divBdr>
        <w:top w:val="none" w:sz="0" w:space="0" w:color="auto"/>
        <w:left w:val="none" w:sz="0" w:space="0" w:color="auto"/>
        <w:bottom w:val="none" w:sz="0" w:space="0" w:color="auto"/>
        <w:right w:val="none" w:sz="0" w:space="0" w:color="auto"/>
      </w:divBdr>
      <w:divsChild>
        <w:div w:id="2110275284">
          <w:marLeft w:val="0"/>
          <w:marRight w:val="0"/>
          <w:marTop w:val="0"/>
          <w:marBottom w:val="0"/>
          <w:divBdr>
            <w:top w:val="none" w:sz="0" w:space="0" w:color="auto"/>
            <w:left w:val="none" w:sz="0" w:space="0" w:color="auto"/>
            <w:bottom w:val="none" w:sz="0" w:space="0" w:color="auto"/>
            <w:right w:val="none" w:sz="0" w:space="0" w:color="auto"/>
          </w:divBdr>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52977859">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22577598">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895850280">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github.com/PalashPandey/MetaMutationalSigs" TargetMode="External"/><Relationship Id="rId2" Type="http://schemas.openxmlformats.org/officeDocument/2006/relationships/customXml" Target="../customXml/item2.xml"/><Relationship Id="rId16" Type="http://schemas.openxmlformats.org/officeDocument/2006/relationships/hyperlink" Target="https://github.com/PalashPandey/MetaMutationalSigs"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github.com/PalashPandey/MetaMutationalSigs" TargetMode="External"/><Relationship Id="rId10" Type="http://schemas.openxmlformats.org/officeDocument/2006/relationships/hyperlink" Target="https://github.com/PalashPandey/MetaMutationalSigs"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mailto:Sanjeevani.Arora@fccc.edu" TargetMode="Externa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CBB3CFF6906B2438679BA05ACAD730E" ma:contentTypeVersion="13" ma:contentTypeDescription="Create a new document." ma:contentTypeScope="" ma:versionID="a61acc9f79c018d12c50f3778c25ca29">
  <xsd:schema xmlns:xsd="http://www.w3.org/2001/XMLSchema" xmlns:xs="http://www.w3.org/2001/XMLSchema" xmlns:p="http://schemas.microsoft.com/office/2006/metadata/properties" xmlns:ns3="c0b8e781-10fd-4c8c-9214-20fb5dce8cff" xmlns:ns4="e6a08829-d19d-4ced-ae4f-4ba759af8f2a" targetNamespace="http://schemas.microsoft.com/office/2006/metadata/properties" ma:root="true" ma:fieldsID="a9b5b6c9f1c010d07df0a08f7ac0fd0c" ns3:_="" ns4:_="">
    <xsd:import namespace="c0b8e781-10fd-4c8c-9214-20fb5dce8cff"/>
    <xsd:import namespace="e6a08829-d19d-4ced-ae4f-4ba759af8f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b8e781-10fd-4c8c-9214-20fb5dce8c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a08829-d19d-4ced-ae4f-4ba759af8f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BDBACB-11C3-4B39-9B22-278B06EF1281}">
  <ds:schemaRefs>
    <ds:schemaRef ds:uri="http://schemas.microsoft.com/sharepoint/v3/contenttype/forms"/>
  </ds:schemaRefs>
</ds:datastoreItem>
</file>

<file path=customXml/itemProps2.xml><?xml version="1.0" encoding="utf-8"?>
<ds:datastoreItem xmlns:ds="http://schemas.openxmlformats.org/officeDocument/2006/customXml" ds:itemID="{A8CBCEC3-1A40-45BD-886D-9903D161EE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C37818-A756-4008-96B0-3840456FB985}">
  <ds:schemaRefs>
    <ds:schemaRef ds:uri="http://schemas.openxmlformats.org/officeDocument/2006/bibliography"/>
  </ds:schemaRefs>
</ds:datastoreItem>
</file>

<file path=customXml/itemProps4.xml><?xml version="1.0" encoding="utf-8"?>
<ds:datastoreItem xmlns:ds="http://schemas.openxmlformats.org/officeDocument/2006/customXml" ds:itemID="{61E2B91A-2323-4D78-BC0D-171D570C7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b8e781-10fd-4c8c-9214-20fb5dce8cff"/>
    <ds:schemaRef ds:uri="e6a08829-d19d-4ced-ae4f-4ba759af8f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11</Pages>
  <Words>3814</Words>
  <Characters>21744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38</cp:revision>
  <cp:lastPrinted>2021-03-15T10:09:00Z</cp:lastPrinted>
  <dcterms:created xsi:type="dcterms:W3CDTF">2021-03-16T20:07:00Z</dcterms:created>
  <dcterms:modified xsi:type="dcterms:W3CDTF">2021-03-25T16:43:00Z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0x010100BCBB3CFF6906B2438679BA05ACAD730E</vt:lpwstr>
  </property>
</Properties>
</file>